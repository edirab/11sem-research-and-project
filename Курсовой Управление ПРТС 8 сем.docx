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7244B" w14:textId="31EB83AF" w:rsidR="00E1250D" w:rsidRDefault="00E1250D">
      <w:pPr>
        <w:spacing w:after="160" w:line="259" w:lineRule="auto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E1250D" w14:paraId="3317E473" w14:textId="77777777" w:rsidTr="00975B8F">
        <w:tc>
          <w:tcPr>
            <w:tcW w:w="1383" w:type="dxa"/>
            <w:hideMark/>
          </w:tcPr>
          <w:p w14:paraId="288ACA24" w14:textId="77777777" w:rsidR="00E1250D" w:rsidRDefault="00E1250D" w:rsidP="00975B8F">
            <w:pPr>
              <w:rPr>
                <w:b/>
                <w:sz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653C13D7" wp14:editId="4CD2113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180975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4" name="Рисунок 2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F79985F" w14:textId="77777777" w:rsidR="00E1250D" w:rsidRDefault="00E1250D" w:rsidP="00975B8F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26D777CA" w14:textId="77777777" w:rsidR="00E1250D" w:rsidRDefault="00E1250D" w:rsidP="00975B8F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1B3CDA" w14:textId="77777777" w:rsidR="00E1250D" w:rsidRDefault="00E1250D" w:rsidP="00975B8F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высшего образования</w:t>
            </w:r>
          </w:p>
          <w:p w14:paraId="36FA4113" w14:textId="77777777" w:rsidR="00E1250D" w:rsidRDefault="00E1250D" w:rsidP="00975B8F">
            <w:pPr>
              <w:ind w:right="-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«Московский государственный технический университет</w:t>
            </w:r>
          </w:p>
          <w:p w14:paraId="399F537D" w14:textId="77777777" w:rsidR="00E1250D" w:rsidRDefault="00E1250D" w:rsidP="00975B8F">
            <w:pPr>
              <w:ind w:right="-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имени Н.Э. Баумана</w:t>
            </w:r>
          </w:p>
          <w:p w14:paraId="3052B73B" w14:textId="77777777" w:rsidR="00E1250D" w:rsidRDefault="00E1250D" w:rsidP="00975B8F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(национальный исследовательский университет)»</w:t>
            </w:r>
          </w:p>
          <w:p w14:paraId="704C1D96" w14:textId="77777777" w:rsidR="00E1250D" w:rsidRDefault="00E1250D" w:rsidP="00975B8F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(МГТУ им. Н.Э. Баумана)</w:t>
            </w:r>
          </w:p>
        </w:tc>
      </w:tr>
    </w:tbl>
    <w:p w14:paraId="36A3EB6A" w14:textId="77777777" w:rsidR="00E1250D" w:rsidRDefault="00E1250D" w:rsidP="00E1250D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498B20F7" w14:textId="77777777" w:rsidR="00E1250D" w:rsidRDefault="00E1250D" w:rsidP="00E1250D">
      <w:pPr>
        <w:rPr>
          <w:b/>
          <w:sz w:val="32"/>
        </w:rPr>
      </w:pPr>
    </w:p>
    <w:p w14:paraId="797C8D4D" w14:textId="77777777" w:rsidR="00E1250D" w:rsidRDefault="00E1250D" w:rsidP="00E1250D">
      <w:pPr>
        <w:rPr>
          <w:sz w:val="18"/>
        </w:rPr>
      </w:pPr>
      <w:r>
        <w:rPr>
          <w:sz w:val="22"/>
        </w:rPr>
        <w:t>ФАКУЛЬТЕТ__</w:t>
      </w:r>
      <w:r>
        <w:rPr>
          <w:sz w:val="22"/>
          <w:u w:val="single"/>
        </w:rPr>
        <w:t>СПЕЦИАЛЬНОЕ МАШИНОСТРОЕНИЕ</w:t>
      </w:r>
      <w:r>
        <w:rPr>
          <w:sz w:val="22"/>
        </w:rPr>
        <w:t>______________________________</w:t>
      </w:r>
    </w:p>
    <w:p w14:paraId="3A45C08E" w14:textId="77777777" w:rsidR="00E1250D" w:rsidRDefault="00E1250D" w:rsidP="00E1250D">
      <w:pPr>
        <w:rPr>
          <w:sz w:val="22"/>
        </w:rPr>
      </w:pPr>
    </w:p>
    <w:p w14:paraId="20F8CB8C" w14:textId="77777777" w:rsidR="00E1250D" w:rsidRDefault="00E1250D" w:rsidP="00E1250D">
      <w:pPr>
        <w:rPr>
          <w:iCs/>
          <w:sz w:val="22"/>
        </w:rPr>
      </w:pPr>
      <w:r>
        <w:rPr>
          <w:sz w:val="22"/>
        </w:rPr>
        <w:t>КАФЕДРА _</w:t>
      </w:r>
      <w:r>
        <w:rPr>
          <w:iCs/>
          <w:sz w:val="22"/>
        </w:rPr>
        <w:t>___</w:t>
      </w:r>
      <w:r>
        <w:rPr>
          <w:iCs/>
          <w:sz w:val="22"/>
          <w:u w:val="single"/>
        </w:rPr>
        <w:t>ПОДВОДНЫЕ РОБОТЫ И АППАРАТЫ</w:t>
      </w:r>
      <w:r>
        <w:rPr>
          <w:iCs/>
          <w:sz w:val="22"/>
        </w:rPr>
        <w:t>_______________________________</w:t>
      </w:r>
    </w:p>
    <w:p w14:paraId="03A58A09" w14:textId="77777777" w:rsidR="00E1250D" w:rsidRDefault="00E1250D" w:rsidP="00E1250D">
      <w:pPr>
        <w:rPr>
          <w:i/>
          <w:sz w:val="22"/>
        </w:rPr>
      </w:pPr>
    </w:p>
    <w:p w14:paraId="00AD3C63" w14:textId="77777777" w:rsidR="00E1250D" w:rsidRDefault="00E1250D" w:rsidP="00E1250D">
      <w:pPr>
        <w:rPr>
          <w:i/>
          <w:sz w:val="22"/>
        </w:rPr>
      </w:pPr>
    </w:p>
    <w:p w14:paraId="10F24F86" w14:textId="77777777" w:rsidR="00E1250D" w:rsidRDefault="00E1250D" w:rsidP="00E1250D">
      <w:pPr>
        <w:rPr>
          <w:i/>
          <w:sz w:val="22"/>
        </w:rPr>
      </w:pPr>
    </w:p>
    <w:p w14:paraId="3AE18BF1" w14:textId="77777777" w:rsidR="00E1250D" w:rsidRDefault="00E1250D" w:rsidP="00E1250D">
      <w:pPr>
        <w:rPr>
          <w:i/>
          <w:sz w:val="22"/>
        </w:rPr>
      </w:pPr>
    </w:p>
    <w:p w14:paraId="79C26DBB" w14:textId="77777777" w:rsidR="00E1250D" w:rsidRDefault="00E1250D" w:rsidP="00E1250D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2F8AAE7" w14:textId="77777777" w:rsidR="00E1250D" w:rsidRDefault="00E1250D" w:rsidP="00E1250D">
      <w:pPr>
        <w:jc w:val="center"/>
        <w:rPr>
          <w:i/>
          <w:sz w:val="22"/>
        </w:rPr>
      </w:pPr>
    </w:p>
    <w:p w14:paraId="08C11F16" w14:textId="77777777" w:rsidR="00E1250D" w:rsidRDefault="00E1250D" w:rsidP="00E1250D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   КУРСОВОЙ   РАБОТЕ</w:t>
      </w:r>
    </w:p>
    <w:p w14:paraId="73D24730" w14:textId="77777777" w:rsidR="00E1250D" w:rsidRDefault="00E1250D" w:rsidP="00E1250D">
      <w:pPr>
        <w:jc w:val="center"/>
        <w:rPr>
          <w:b/>
          <w:i/>
          <w:sz w:val="40"/>
        </w:rPr>
      </w:pPr>
    </w:p>
    <w:p w14:paraId="6501DF1E" w14:textId="77777777" w:rsidR="00E1250D" w:rsidRDefault="00E1250D" w:rsidP="00E1250D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ПО  ПРОЕКТИРОВАНИЮ   ПОДВОДНЫХ РОБОТОТЕХНИЧЕСКИХ СИТЕМ</w:t>
      </w:r>
    </w:p>
    <w:p w14:paraId="13D96448" w14:textId="77777777" w:rsidR="00E1250D" w:rsidRDefault="00E1250D" w:rsidP="00E1250D">
      <w:pPr>
        <w:jc w:val="center"/>
        <w:rPr>
          <w:b/>
          <w:i/>
        </w:rPr>
      </w:pPr>
    </w:p>
    <w:p w14:paraId="15E8E497" w14:textId="77777777" w:rsidR="00E1250D" w:rsidRDefault="00E1250D" w:rsidP="00E1250D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229644CE" w14:textId="77777777" w:rsidR="00E1250D" w:rsidRDefault="00E1250D" w:rsidP="00E1250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14:paraId="79DA6567" w14:textId="77777777" w:rsidR="00E1250D" w:rsidRDefault="00E1250D" w:rsidP="00E1250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14:paraId="4A712710" w14:textId="77777777" w:rsidR="00E1250D" w:rsidRDefault="00E1250D" w:rsidP="00E1250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14:paraId="71F47A62" w14:textId="77777777" w:rsidR="00E1250D" w:rsidRDefault="00E1250D" w:rsidP="00E1250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14:paraId="4B07FF2E" w14:textId="77777777" w:rsidR="00E1250D" w:rsidRDefault="00E1250D" w:rsidP="00E1250D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</w:t>
      </w:r>
    </w:p>
    <w:p w14:paraId="0CD5720A" w14:textId="77777777" w:rsidR="00E1250D" w:rsidRDefault="00E1250D" w:rsidP="00E1250D">
      <w:pPr>
        <w:rPr>
          <w:sz w:val="22"/>
        </w:rPr>
      </w:pPr>
    </w:p>
    <w:p w14:paraId="73849371" w14:textId="77777777" w:rsidR="00E1250D" w:rsidRDefault="00E1250D" w:rsidP="00E1250D">
      <w:pPr>
        <w:rPr>
          <w:sz w:val="22"/>
        </w:rPr>
      </w:pPr>
    </w:p>
    <w:p w14:paraId="40193D87" w14:textId="77777777" w:rsidR="00E1250D" w:rsidRDefault="00E1250D" w:rsidP="00E1250D">
      <w:pPr>
        <w:rPr>
          <w:sz w:val="22"/>
        </w:rPr>
      </w:pPr>
    </w:p>
    <w:p w14:paraId="235A380A" w14:textId="77777777" w:rsidR="00E1250D" w:rsidRDefault="00E1250D" w:rsidP="00E1250D">
      <w:pPr>
        <w:rPr>
          <w:sz w:val="22"/>
        </w:rPr>
      </w:pPr>
    </w:p>
    <w:p w14:paraId="5724A2DC" w14:textId="77777777" w:rsidR="00E1250D" w:rsidRDefault="00E1250D" w:rsidP="00E1250D">
      <w:pPr>
        <w:rPr>
          <w:b/>
          <w:sz w:val="22"/>
        </w:rPr>
      </w:pPr>
      <w:r>
        <w:rPr>
          <w:sz w:val="22"/>
        </w:rPr>
        <w:t xml:space="preserve">Студент </w:t>
      </w:r>
      <w:r>
        <w:t>________________</w:t>
      </w:r>
      <w:r>
        <w:tab/>
      </w:r>
      <w:r>
        <w:tab/>
      </w:r>
      <w:r>
        <w:tab/>
      </w:r>
      <w:r>
        <w:rPr>
          <w:b/>
        </w:rPr>
        <w:t xml:space="preserve">______________  ________________ </w:t>
      </w:r>
    </w:p>
    <w:p w14:paraId="3388B9D9" w14:textId="77777777" w:rsidR="00E1250D" w:rsidRDefault="00E1250D" w:rsidP="00E1250D">
      <w:pPr>
        <w:ind w:left="708" w:firstLine="708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(Подпись, дата)                         (И.О.Фамилия)    </w:t>
      </w:r>
    </w:p>
    <w:p w14:paraId="1F4E9133" w14:textId="77777777" w:rsidR="00E1250D" w:rsidRDefault="00E1250D" w:rsidP="00E1250D">
      <w:pPr>
        <w:rPr>
          <w:b/>
        </w:rPr>
      </w:pPr>
      <w:r>
        <w:rPr>
          <w:sz w:val="22"/>
        </w:rPr>
        <w:t xml:space="preserve">Руководитель курсовой работы </w:t>
      </w:r>
      <w:r>
        <w:rPr>
          <w:sz w:val="22"/>
        </w:rPr>
        <w:tab/>
      </w:r>
      <w:r>
        <w:tab/>
      </w:r>
      <w:r>
        <w:tab/>
      </w:r>
      <w:r>
        <w:rPr>
          <w:b/>
        </w:rPr>
        <w:t>______________  ________________</w:t>
      </w:r>
    </w:p>
    <w:p w14:paraId="2425236D" w14:textId="77777777" w:rsidR="00E1250D" w:rsidRDefault="00E1250D" w:rsidP="00E1250D">
      <w:pPr>
        <w:ind w:left="4248" w:firstLine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(Подпись, дата)                         (И.О.Фамилия)    </w:t>
      </w:r>
    </w:p>
    <w:p w14:paraId="3FCCD487" w14:textId="77777777" w:rsidR="00E1250D" w:rsidRDefault="00E1250D" w:rsidP="00E1250D">
      <w:pPr>
        <w:rPr>
          <w:b/>
          <w:sz w:val="22"/>
        </w:rPr>
      </w:pPr>
      <w:r>
        <w:rPr>
          <w:sz w:val="22"/>
        </w:rP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_________________  _____________</w:t>
      </w:r>
    </w:p>
    <w:p w14:paraId="30022745" w14:textId="77777777" w:rsidR="00E1250D" w:rsidRDefault="00E1250D" w:rsidP="00E1250D">
      <w:pPr>
        <w:ind w:left="4248" w:firstLine="708"/>
        <w:jc w:val="center"/>
        <w:rPr>
          <w:sz w:val="20"/>
        </w:rPr>
      </w:pPr>
      <w:r>
        <w:rPr>
          <w:sz w:val="18"/>
          <w:szCs w:val="18"/>
        </w:rPr>
        <w:t>(Подпись, дата)                      (И.О.Фамилия)</w:t>
      </w:r>
      <w:r>
        <w:rPr>
          <w:sz w:val="18"/>
          <w:szCs w:val="18"/>
        </w:rPr>
        <w:tab/>
      </w:r>
    </w:p>
    <w:p w14:paraId="5DA94EF1" w14:textId="77777777" w:rsidR="00E1250D" w:rsidRDefault="00E1250D" w:rsidP="00E1250D">
      <w:pPr>
        <w:jc w:val="center"/>
        <w:rPr>
          <w:i/>
          <w:sz w:val="22"/>
        </w:rPr>
      </w:pPr>
    </w:p>
    <w:p w14:paraId="43465B54" w14:textId="77777777" w:rsidR="00E1250D" w:rsidRDefault="00E1250D" w:rsidP="00E1250D">
      <w:pPr>
        <w:jc w:val="center"/>
        <w:rPr>
          <w:i/>
        </w:rPr>
      </w:pPr>
    </w:p>
    <w:p w14:paraId="7D2A6EF1" w14:textId="77777777" w:rsidR="00E1250D" w:rsidRDefault="00E1250D" w:rsidP="00E1250D">
      <w:pPr>
        <w:jc w:val="center"/>
        <w:rPr>
          <w:i/>
        </w:rPr>
      </w:pPr>
    </w:p>
    <w:p w14:paraId="5FEF140D" w14:textId="77777777" w:rsidR="00E1250D" w:rsidRDefault="00E1250D" w:rsidP="00E1250D">
      <w:pPr>
        <w:jc w:val="center"/>
        <w:rPr>
          <w:i/>
        </w:rPr>
      </w:pPr>
    </w:p>
    <w:p w14:paraId="71E12457" w14:textId="14CFAA07" w:rsidR="00E1250D" w:rsidRDefault="00E1250D" w:rsidP="00E1250D">
      <w:pPr>
        <w:jc w:val="center"/>
        <w:rPr>
          <w:i/>
        </w:rPr>
      </w:pPr>
      <w:r>
        <w:rPr>
          <w:i/>
        </w:rPr>
        <w:t>2019 г.</w:t>
      </w:r>
    </w:p>
    <w:p w14:paraId="1CD4BE07" w14:textId="487557AC" w:rsidR="001559C2" w:rsidRDefault="001559C2">
      <w:pPr>
        <w:spacing w:after="160" w:line="259" w:lineRule="auto"/>
        <w:rPr>
          <w:ins w:id="0" w:author="hp" w:date="2019-05-28T13:26:00Z"/>
        </w:rPr>
      </w:pPr>
    </w:p>
    <w:p w14:paraId="2471177A" w14:textId="77777777" w:rsidR="001559C2" w:rsidRDefault="001559C2" w:rsidP="001559C2">
      <w:pPr>
        <w:jc w:val="center"/>
        <w:rPr>
          <w:ins w:id="1" w:author="hp" w:date="2019-05-28T13:26:00Z"/>
          <w:b/>
          <w:sz w:val="18"/>
        </w:rPr>
      </w:pPr>
      <w:ins w:id="2" w:author="hp" w:date="2019-05-28T13:26:00Z">
        <w:r>
          <w:rPr>
            <w:b/>
            <w:sz w:val="22"/>
          </w:rPr>
          <w:lastRenderedPageBreak/>
          <w:t>Министерство науки и высшего образования Российской Федерации</w:t>
        </w:r>
      </w:ins>
    </w:p>
    <w:p w14:paraId="219E7A9D" w14:textId="77777777" w:rsidR="001559C2" w:rsidRDefault="001559C2" w:rsidP="001559C2">
      <w:pPr>
        <w:jc w:val="center"/>
        <w:rPr>
          <w:ins w:id="3" w:author="hp" w:date="2019-05-28T13:26:00Z"/>
          <w:b/>
          <w:sz w:val="22"/>
        </w:rPr>
      </w:pPr>
      <w:ins w:id="4" w:author="hp" w:date="2019-05-28T13:26:00Z">
        <w:r>
          <w:rPr>
            <w:b/>
            <w:sz w:val="22"/>
          </w:rPr>
          <w:t xml:space="preserve">Федеральное государственное бюджетное образовательное учреждение </w:t>
        </w:r>
      </w:ins>
    </w:p>
    <w:p w14:paraId="57D2A3F6" w14:textId="77777777" w:rsidR="001559C2" w:rsidRDefault="001559C2" w:rsidP="001559C2">
      <w:pPr>
        <w:jc w:val="center"/>
        <w:rPr>
          <w:ins w:id="5" w:author="hp" w:date="2019-05-28T13:26:00Z"/>
          <w:b/>
          <w:sz w:val="22"/>
        </w:rPr>
      </w:pPr>
      <w:ins w:id="6" w:author="hp" w:date="2019-05-28T13:26:00Z">
        <w:r>
          <w:rPr>
            <w:b/>
            <w:sz w:val="22"/>
          </w:rPr>
          <w:t>высшего образования</w:t>
        </w:r>
      </w:ins>
    </w:p>
    <w:p w14:paraId="46E906C8" w14:textId="77777777" w:rsidR="001559C2" w:rsidRDefault="001559C2" w:rsidP="001559C2">
      <w:pPr>
        <w:jc w:val="center"/>
        <w:rPr>
          <w:ins w:id="7" w:author="hp" w:date="2019-05-28T13:26:00Z"/>
          <w:b/>
          <w:sz w:val="22"/>
        </w:rPr>
      </w:pPr>
      <w:ins w:id="8" w:author="hp" w:date="2019-05-28T13:26:00Z">
        <w:r>
          <w:rPr>
            <w:b/>
            <w:sz w:val="22"/>
          </w:rPr>
          <w:t>«Московский государственный технический университет имени Н.Э. Баумана</w:t>
        </w:r>
      </w:ins>
    </w:p>
    <w:p w14:paraId="74B60E81" w14:textId="77777777" w:rsidR="001559C2" w:rsidRDefault="001559C2" w:rsidP="001559C2">
      <w:pPr>
        <w:jc w:val="center"/>
        <w:rPr>
          <w:ins w:id="9" w:author="hp" w:date="2019-05-28T13:26:00Z"/>
          <w:b/>
          <w:sz w:val="22"/>
        </w:rPr>
      </w:pPr>
      <w:ins w:id="10" w:author="hp" w:date="2019-05-28T13:26:00Z">
        <w:r>
          <w:rPr>
            <w:b/>
            <w:sz w:val="22"/>
          </w:rPr>
          <w:t>(национальный исследовательский университет)»</w:t>
        </w:r>
      </w:ins>
    </w:p>
    <w:p w14:paraId="075761A1" w14:textId="77777777" w:rsidR="001559C2" w:rsidRDefault="001559C2" w:rsidP="001559C2">
      <w:pPr>
        <w:pBdr>
          <w:bottom w:val="thinThickSmallGap" w:sz="24" w:space="1" w:color="auto"/>
        </w:pBdr>
        <w:jc w:val="center"/>
        <w:rPr>
          <w:ins w:id="11" w:author="hp" w:date="2019-05-28T13:26:00Z"/>
          <w:b/>
          <w:sz w:val="22"/>
        </w:rPr>
      </w:pPr>
      <w:ins w:id="12" w:author="hp" w:date="2019-05-28T13:26:00Z">
        <w:r>
          <w:rPr>
            <w:b/>
            <w:sz w:val="22"/>
          </w:rPr>
          <w:t>(МГТУ им. Н.Э. Баумана)</w:t>
        </w:r>
      </w:ins>
    </w:p>
    <w:p w14:paraId="3E490D38" w14:textId="77777777" w:rsidR="001559C2" w:rsidRDefault="001559C2" w:rsidP="001559C2">
      <w:pPr>
        <w:jc w:val="center"/>
        <w:rPr>
          <w:ins w:id="13" w:author="hp" w:date="2019-05-28T13:26:00Z"/>
          <w:b/>
        </w:rPr>
      </w:pPr>
    </w:p>
    <w:p w14:paraId="138CEBDF" w14:textId="77777777" w:rsidR="001559C2" w:rsidRDefault="001559C2" w:rsidP="001559C2">
      <w:pPr>
        <w:ind w:right="1418"/>
        <w:jc w:val="right"/>
        <w:rPr>
          <w:ins w:id="14" w:author="hp" w:date="2019-05-28T13:26:00Z"/>
          <w:sz w:val="22"/>
        </w:rPr>
      </w:pPr>
      <w:ins w:id="15" w:author="hp" w:date="2019-05-28T13:26:00Z">
        <w:r>
          <w:rPr>
            <w:sz w:val="22"/>
          </w:rPr>
          <w:t>УТВЕРЖДАЮ</w:t>
        </w:r>
      </w:ins>
    </w:p>
    <w:p w14:paraId="20418B47" w14:textId="77777777" w:rsidR="001559C2" w:rsidRDefault="001559C2" w:rsidP="001559C2">
      <w:pPr>
        <w:jc w:val="right"/>
        <w:rPr>
          <w:ins w:id="16" w:author="hp" w:date="2019-05-28T13:26:00Z"/>
        </w:rPr>
      </w:pPr>
      <w:ins w:id="17" w:author="hp" w:date="2019-05-28T13:26:00Z">
        <w:r>
          <w:rPr>
            <w:sz w:val="22"/>
          </w:rPr>
          <w:t>Заведующий кафедрой _</w:t>
        </w:r>
        <w:r>
          <w:t>_________</w:t>
        </w:r>
      </w:ins>
    </w:p>
    <w:p w14:paraId="0D88DE4A" w14:textId="77777777" w:rsidR="001559C2" w:rsidRDefault="001559C2" w:rsidP="001559C2">
      <w:pPr>
        <w:ind w:left="7799" w:right="-2" w:firstLine="709"/>
        <w:jc w:val="center"/>
        <w:rPr>
          <w:ins w:id="18" w:author="hp" w:date="2019-05-28T13:26:00Z"/>
          <w:sz w:val="16"/>
          <w:szCs w:val="16"/>
        </w:rPr>
      </w:pPr>
      <w:ins w:id="19" w:author="hp" w:date="2019-05-28T13:26:00Z">
        <w:r>
          <w:rPr>
            <w:sz w:val="16"/>
            <w:szCs w:val="16"/>
          </w:rPr>
          <w:t>(Индекс)</w:t>
        </w:r>
      </w:ins>
    </w:p>
    <w:p w14:paraId="56C478E6" w14:textId="77777777" w:rsidR="001559C2" w:rsidRDefault="001559C2" w:rsidP="001559C2">
      <w:pPr>
        <w:jc w:val="right"/>
        <w:rPr>
          <w:ins w:id="20" w:author="hp" w:date="2019-05-28T13:26:00Z"/>
          <w:sz w:val="22"/>
        </w:rPr>
      </w:pPr>
      <w:ins w:id="21" w:author="hp" w:date="2019-05-28T13:26:00Z">
        <w:r>
          <w:t>______________  _______________</w:t>
        </w:r>
      </w:ins>
    </w:p>
    <w:p w14:paraId="4A5EFC5A" w14:textId="77777777" w:rsidR="001559C2" w:rsidRDefault="001559C2" w:rsidP="001559C2">
      <w:pPr>
        <w:ind w:left="7799" w:right="-2" w:firstLine="709"/>
        <w:jc w:val="center"/>
        <w:rPr>
          <w:ins w:id="22" w:author="hp" w:date="2019-05-28T13:26:00Z"/>
          <w:sz w:val="16"/>
          <w:szCs w:val="16"/>
        </w:rPr>
      </w:pPr>
      <w:ins w:id="23" w:author="hp" w:date="2019-05-28T13:26:00Z">
        <w:r>
          <w:rPr>
            <w:sz w:val="16"/>
            <w:szCs w:val="16"/>
          </w:rPr>
          <w:t>(И.О.Фамилия)</w:t>
        </w:r>
      </w:ins>
    </w:p>
    <w:p w14:paraId="3903D8A5" w14:textId="77777777" w:rsidR="001559C2" w:rsidRDefault="001559C2" w:rsidP="001559C2">
      <w:pPr>
        <w:jc w:val="right"/>
        <w:rPr>
          <w:ins w:id="24" w:author="hp" w:date="2019-05-28T13:26:00Z"/>
          <w:sz w:val="22"/>
        </w:rPr>
      </w:pPr>
      <w:ins w:id="25" w:author="hp" w:date="2019-05-28T13:26:00Z">
        <w:r>
          <w:t>« _____ » ____________ 20 ____ г.</w:t>
        </w:r>
      </w:ins>
    </w:p>
    <w:p w14:paraId="639B0483" w14:textId="77777777" w:rsidR="001559C2" w:rsidRDefault="001559C2" w:rsidP="001559C2">
      <w:pPr>
        <w:pStyle w:val="12"/>
        <w:widowControl/>
        <w:rPr>
          <w:ins w:id="26" w:author="hp" w:date="2019-05-28T13:26:00Z"/>
          <w:sz w:val="14"/>
        </w:rPr>
      </w:pPr>
    </w:p>
    <w:p w14:paraId="4D08F5DF" w14:textId="77777777" w:rsidR="001559C2" w:rsidRDefault="001559C2" w:rsidP="001559C2">
      <w:pPr>
        <w:jc w:val="center"/>
        <w:rPr>
          <w:ins w:id="27" w:author="hp" w:date="2019-05-28T13:26:00Z"/>
          <w:b/>
          <w:sz w:val="36"/>
        </w:rPr>
      </w:pPr>
      <w:ins w:id="28" w:author="hp" w:date="2019-05-28T13:26:00Z">
        <w:r>
          <w:rPr>
            <w:b/>
            <w:spacing w:val="100"/>
            <w:sz w:val="36"/>
          </w:rPr>
          <w:t>ЗАДАНИЕ</w:t>
        </w:r>
      </w:ins>
    </w:p>
    <w:p w14:paraId="6BCD5582" w14:textId="77777777" w:rsidR="001559C2" w:rsidRDefault="001559C2" w:rsidP="001559C2">
      <w:pPr>
        <w:jc w:val="center"/>
        <w:rPr>
          <w:ins w:id="29" w:author="hp" w:date="2019-05-28T13:26:00Z"/>
          <w:b/>
          <w:sz w:val="32"/>
        </w:rPr>
      </w:pPr>
      <w:ins w:id="30" w:author="hp" w:date="2019-05-28T13:26:00Z">
        <w:r>
          <w:rPr>
            <w:b/>
            <w:sz w:val="32"/>
          </w:rPr>
          <w:t>на выполнение курсовой работы</w:t>
        </w:r>
      </w:ins>
    </w:p>
    <w:p w14:paraId="3F5652D7" w14:textId="77777777" w:rsidR="001559C2" w:rsidRDefault="001559C2" w:rsidP="001559C2">
      <w:pPr>
        <w:rPr>
          <w:ins w:id="31" w:author="hp" w:date="2019-05-28T13:26:00Z"/>
          <w:sz w:val="14"/>
        </w:rPr>
      </w:pPr>
    </w:p>
    <w:p w14:paraId="6DB4CA42" w14:textId="77777777" w:rsidR="001559C2" w:rsidRDefault="001559C2" w:rsidP="001559C2">
      <w:pPr>
        <w:rPr>
          <w:ins w:id="32" w:author="hp" w:date="2019-05-28T13:26:00Z"/>
          <w:sz w:val="18"/>
        </w:rPr>
      </w:pPr>
      <w:ins w:id="33" w:author="hp" w:date="2019-05-28T13:26:00Z">
        <w:r>
          <w:rPr>
            <w:sz w:val="18"/>
          </w:rPr>
          <w:t xml:space="preserve">по дисциплине </w:t>
        </w:r>
        <w:r>
          <w:rPr>
            <w:sz w:val="22"/>
          </w:rPr>
          <w:t>___________________________________________________________________</w:t>
        </w:r>
      </w:ins>
    </w:p>
    <w:p w14:paraId="4BC0431B" w14:textId="77777777" w:rsidR="001559C2" w:rsidRDefault="001559C2" w:rsidP="001559C2">
      <w:pPr>
        <w:rPr>
          <w:ins w:id="34" w:author="hp" w:date="2019-05-28T13:26:00Z"/>
          <w:sz w:val="14"/>
        </w:rPr>
      </w:pPr>
    </w:p>
    <w:p w14:paraId="29DB49D6" w14:textId="77777777" w:rsidR="001559C2" w:rsidRDefault="001559C2" w:rsidP="001559C2">
      <w:pPr>
        <w:rPr>
          <w:ins w:id="35" w:author="hp" w:date="2019-05-28T13:26:00Z"/>
          <w:sz w:val="18"/>
        </w:rPr>
      </w:pPr>
      <w:ins w:id="36" w:author="hp" w:date="2019-05-28T13:26:00Z">
        <w:r>
          <w:rPr>
            <w:sz w:val="22"/>
          </w:rPr>
          <w:t>Студент группы _______________</w:t>
        </w:r>
      </w:ins>
    </w:p>
    <w:p w14:paraId="5CAC6737" w14:textId="77777777" w:rsidR="001559C2" w:rsidRDefault="001559C2" w:rsidP="001559C2">
      <w:pPr>
        <w:rPr>
          <w:ins w:id="37" w:author="hp" w:date="2019-05-28T13:26:00Z"/>
          <w:sz w:val="10"/>
        </w:rPr>
      </w:pPr>
    </w:p>
    <w:p w14:paraId="5D0085F7" w14:textId="77777777" w:rsidR="001559C2" w:rsidRDefault="001559C2" w:rsidP="001559C2">
      <w:pPr>
        <w:rPr>
          <w:ins w:id="38" w:author="hp" w:date="2019-05-28T13:26:00Z"/>
          <w:sz w:val="18"/>
        </w:rPr>
      </w:pPr>
      <w:ins w:id="39" w:author="hp" w:date="2019-05-28T13:26:00Z">
        <w:r>
          <w:rPr>
            <w:sz w:val="22"/>
          </w:rPr>
          <w:t>________________________________________________________________________________</w:t>
        </w:r>
      </w:ins>
    </w:p>
    <w:p w14:paraId="78203E87" w14:textId="77777777" w:rsidR="001559C2" w:rsidRDefault="001559C2" w:rsidP="001559C2">
      <w:pPr>
        <w:jc w:val="center"/>
        <w:rPr>
          <w:ins w:id="40" w:author="hp" w:date="2019-05-28T13:26:00Z"/>
          <w:sz w:val="16"/>
        </w:rPr>
      </w:pPr>
      <w:ins w:id="41" w:author="hp" w:date="2019-05-28T13:26:00Z">
        <w:r>
          <w:rPr>
            <w:sz w:val="16"/>
          </w:rPr>
          <w:t>(Фамилия, имя, отчество)</w:t>
        </w:r>
      </w:ins>
    </w:p>
    <w:p w14:paraId="080BAD2B" w14:textId="77777777" w:rsidR="001559C2" w:rsidRDefault="001559C2" w:rsidP="001559C2">
      <w:pPr>
        <w:rPr>
          <w:ins w:id="42" w:author="hp" w:date="2019-05-28T13:26:00Z"/>
          <w:sz w:val="8"/>
        </w:rPr>
      </w:pPr>
    </w:p>
    <w:p w14:paraId="42FF024B" w14:textId="77777777" w:rsidR="001559C2" w:rsidRDefault="001559C2" w:rsidP="001559C2">
      <w:pPr>
        <w:rPr>
          <w:ins w:id="43" w:author="hp" w:date="2019-05-28T13:26:00Z"/>
          <w:sz w:val="18"/>
        </w:rPr>
      </w:pPr>
      <w:ins w:id="44" w:author="hp" w:date="2019-05-28T13:26:00Z">
        <w:r>
          <w:rPr>
            <w:sz w:val="22"/>
          </w:rPr>
          <w:t>Тема курсовой работы  ___________________________________________________________</w:t>
        </w:r>
      </w:ins>
    </w:p>
    <w:p w14:paraId="4C07CF83" w14:textId="77777777" w:rsidR="001559C2" w:rsidRDefault="001559C2" w:rsidP="001559C2">
      <w:pPr>
        <w:rPr>
          <w:ins w:id="45" w:author="hp" w:date="2019-05-28T13:26:00Z"/>
          <w:sz w:val="22"/>
        </w:rPr>
      </w:pPr>
      <w:ins w:id="46" w:author="hp" w:date="2019-05-28T13:26:00Z">
        <w:r>
          <w:rPr>
            <w:sz w:val="22"/>
          </w:rPr>
          <w:t>________________________________________________________________________________</w:t>
        </w:r>
      </w:ins>
    </w:p>
    <w:p w14:paraId="62B0AD61" w14:textId="77777777" w:rsidR="001559C2" w:rsidRDefault="001559C2" w:rsidP="001559C2">
      <w:pPr>
        <w:rPr>
          <w:ins w:id="47" w:author="hp" w:date="2019-05-28T13:26:00Z"/>
          <w:sz w:val="22"/>
        </w:rPr>
      </w:pPr>
      <w:ins w:id="48" w:author="hp" w:date="2019-05-28T13:26:00Z">
        <w:r>
          <w:rPr>
            <w:sz w:val="22"/>
          </w:rPr>
          <w:t>________________________________________________________________________________</w:t>
        </w:r>
      </w:ins>
    </w:p>
    <w:p w14:paraId="2EF84572" w14:textId="77777777" w:rsidR="001559C2" w:rsidRDefault="001559C2" w:rsidP="001559C2">
      <w:pPr>
        <w:rPr>
          <w:ins w:id="49" w:author="hp" w:date="2019-05-28T13:26:00Z"/>
          <w:sz w:val="8"/>
        </w:rPr>
      </w:pPr>
    </w:p>
    <w:p w14:paraId="058CECC7" w14:textId="77777777" w:rsidR="001559C2" w:rsidRDefault="001559C2" w:rsidP="001559C2">
      <w:pPr>
        <w:rPr>
          <w:ins w:id="50" w:author="hp" w:date="2019-05-28T13:26:00Z"/>
          <w:sz w:val="18"/>
        </w:rPr>
      </w:pPr>
      <w:ins w:id="51" w:author="hp" w:date="2019-05-28T13:26:00Z">
        <w:r>
          <w:rPr>
            <w:sz w:val="22"/>
          </w:rPr>
          <w:t>Направленность КР (учебная, исследовательская, практическая, производственная, др.)</w:t>
        </w:r>
      </w:ins>
    </w:p>
    <w:p w14:paraId="0A6430EA" w14:textId="77777777" w:rsidR="001559C2" w:rsidRDefault="001559C2" w:rsidP="001559C2">
      <w:pPr>
        <w:rPr>
          <w:ins w:id="52" w:author="hp" w:date="2019-05-28T13:26:00Z"/>
          <w:sz w:val="22"/>
        </w:rPr>
      </w:pPr>
      <w:ins w:id="53" w:author="hp" w:date="2019-05-28T13:26:00Z">
        <w:r>
          <w:rPr>
            <w:sz w:val="22"/>
          </w:rPr>
          <w:t>________________________________________________________________________________</w:t>
        </w:r>
      </w:ins>
    </w:p>
    <w:p w14:paraId="40B53156" w14:textId="77777777" w:rsidR="001559C2" w:rsidRDefault="001559C2" w:rsidP="001559C2">
      <w:pPr>
        <w:rPr>
          <w:ins w:id="54" w:author="hp" w:date="2019-05-28T13:26:00Z"/>
          <w:sz w:val="22"/>
        </w:rPr>
      </w:pPr>
      <w:ins w:id="55" w:author="hp" w:date="2019-05-28T13:26:00Z">
        <w:r>
          <w:rPr>
            <w:sz w:val="22"/>
          </w:rPr>
          <w:t>Источник тематики (кафедра, предприятие, НИР) _____________________________________</w:t>
        </w:r>
      </w:ins>
    </w:p>
    <w:p w14:paraId="02329028" w14:textId="77777777" w:rsidR="001559C2" w:rsidRDefault="001559C2" w:rsidP="001559C2">
      <w:pPr>
        <w:rPr>
          <w:ins w:id="56" w:author="hp" w:date="2019-05-28T13:26:00Z"/>
          <w:sz w:val="14"/>
        </w:rPr>
      </w:pPr>
    </w:p>
    <w:p w14:paraId="68D0EED3" w14:textId="77777777" w:rsidR="001559C2" w:rsidRDefault="001559C2" w:rsidP="001559C2">
      <w:pPr>
        <w:rPr>
          <w:ins w:id="57" w:author="hp" w:date="2019-05-28T13:26:00Z"/>
          <w:sz w:val="18"/>
        </w:rPr>
      </w:pPr>
      <w:ins w:id="58" w:author="hp" w:date="2019-05-28T13:26:00Z">
        <w:r>
          <w:rPr>
            <w:sz w:val="22"/>
          </w:rPr>
          <w:t>График выполнения работы:  25% к ___ нед., 50% к ___ нед., 75% к __ нед., 100% к ___ нед.</w:t>
        </w:r>
      </w:ins>
    </w:p>
    <w:p w14:paraId="3266F982" w14:textId="77777777" w:rsidR="001559C2" w:rsidRDefault="001559C2" w:rsidP="001559C2">
      <w:pPr>
        <w:pStyle w:val="22"/>
        <w:spacing w:after="0" w:line="240" w:lineRule="auto"/>
        <w:rPr>
          <w:ins w:id="59" w:author="hp" w:date="2019-05-28T13:26:00Z"/>
          <w:rFonts w:ascii="Times New Roman" w:hAnsi="Times New Roman"/>
          <w:sz w:val="14"/>
        </w:rPr>
      </w:pPr>
    </w:p>
    <w:p w14:paraId="337ECD70" w14:textId="77777777" w:rsidR="001559C2" w:rsidRDefault="001559C2" w:rsidP="001559C2">
      <w:pPr>
        <w:pStyle w:val="32"/>
        <w:spacing w:after="0"/>
        <w:rPr>
          <w:ins w:id="60" w:author="hp" w:date="2019-05-28T13:26:00Z"/>
          <w:rFonts w:ascii="Times New Roman" w:hAnsi="Times New Roman"/>
          <w:sz w:val="12"/>
        </w:rPr>
      </w:pPr>
      <w:ins w:id="61" w:author="hp" w:date="2019-05-28T13:26:00Z">
        <w:r>
          <w:rPr>
            <w:rFonts w:ascii="Times New Roman" w:hAnsi="Times New Roman"/>
            <w:b/>
            <w:i/>
            <w:sz w:val="20"/>
            <w:szCs w:val="24"/>
          </w:rPr>
          <w:t>Задание</w:t>
        </w:r>
        <w:r>
          <w:rPr>
            <w:rFonts w:ascii="Times New Roman" w:hAnsi="Times New Roman"/>
            <w:sz w:val="12"/>
          </w:rPr>
          <w:t xml:space="preserve"> _________________________________________________________________________________________________</w:t>
        </w:r>
      </w:ins>
    </w:p>
    <w:p w14:paraId="229C1A08" w14:textId="77777777" w:rsidR="001559C2" w:rsidRDefault="001559C2" w:rsidP="001559C2">
      <w:pPr>
        <w:rPr>
          <w:ins w:id="62" w:author="hp" w:date="2019-05-28T13:26:00Z"/>
          <w:sz w:val="22"/>
        </w:rPr>
      </w:pPr>
      <w:ins w:id="63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599F5E4D" w14:textId="77777777" w:rsidR="001559C2" w:rsidRDefault="001559C2" w:rsidP="001559C2">
      <w:pPr>
        <w:rPr>
          <w:ins w:id="64" w:author="hp" w:date="2019-05-28T13:26:00Z"/>
          <w:sz w:val="22"/>
        </w:rPr>
      </w:pPr>
      <w:ins w:id="65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51F18F0E" w14:textId="77777777" w:rsidR="001559C2" w:rsidRDefault="001559C2" w:rsidP="001559C2">
      <w:pPr>
        <w:rPr>
          <w:ins w:id="66" w:author="hp" w:date="2019-05-28T13:26:00Z"/>
          <w:sz w:val="22"/>
        </w:rPr>
      </w:pPr>
      <w:ins w:id="67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3B09F92F" w14:textId="77777777" w:rsidR="001559C2" w:rsidRDefault="001559C2" w:rsidP="001559C2">
      <w:pPr>
        <w:rPr>
          <w:ins w:id="68" w:author="hp" w:date="2019-05-28T13:26:00Z"/>
          <w:sz w:val="22"/>
        </w:rPr>
      </w:pPr>
      <w:ins w:id="69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08A94589" w14:textId="77777777" w:rsidR="001559C2" w:rsidRDefault="001559C2" w:rsidP="001559C2">
      <w:pPr>
        <w:rPr>
          <w:ins w:id="70" w:author="hp" w:date="2019-05-28T13:26:00Z"/>
          <w:b/>
          <w:i/>
          <w:sz w:val="22"/>
        </w:rPr>
      </w:pPr>
      <w:ins w:id="71" w:author="hp" w:date="2019-05-28T13:26:00Z">
        <w:r>
          <w:rPr>
            <w:b/>
            <w:i/>
            <w:sz w:val="22"/>
          </w:rPr>
          <w:t>Оформление курсовой работы:</w:t>
        </w:r>
      </w:ins>
    </w:p>
    <w:p w14:paraId="60DD5ADB" w14:textId="77777777" w:rsidR="001559C2" w:rsidRDefault="001559C2" w:rsidP="001559C2">
      <w:pPr>
        <w:rPr>
          <w:ins w:id="72" w:author="hp" w:date="2019-05-28T13:26:00Z"/>
          <w:b/>
          <w:i/>
          <w:sz w:val="4"/>
        </w:rPr>
      </w:pPr>
    </w:p>
    <w:p w14:paraId="26F36558" w14:textId="77777777" w:rsidR="001559C2" w:rsidRDefault="001559C2" w:rsidP="001559C2">
      <w:pPr>
        <w:rPr>
          <w:ins w:id="73" w:author="hp" w:date="2019-05-28T13:26:00Z"/>
          <w:sz w:val="18"/>
        </w:rPr>
      </w:pPr>
      <w:ins w:id="74" w:author="hp" w:date="2019-05-28T13:26:00Z">
        <w:r>
          <w:rPr>
            <w:sz w:val="22"/>
          </w:rPr>
          <w:t>Расчетно-пояснительная записка на _____ листах формата А4.</w:t>
        </w:r>
      </w:ins>
    </w:p>
    <w:p w14:paraId="62839604" w14:textId="77777777" w:rsidR="001559C2" w:rsidRDefault="001559C2" w:rsidP="001559C2">
      <w:pPr>
        <w:rPr>
          <w:ins w:id="75" w:author="hp" w:date="2019-05-28T13:26:00Z"/>
          <w:sz w:val="22"/>
        </w:rPr>
      </w:pPr>
      <w:ins w:id="76" w:author="hp" w:date="2019-05-28T13:26:00Z">
        <w:r>
          <w:rPr>
            <w:sz w:val="22"/>
          </w:rPr>
          <w:t xml:space="preserve">   </w:t>
        </w:r>
      </w:ins>
    </w:p>
    <w:p w14:paraId="6D1F085E" w14:textId="77777777" w:rsidR="001559C2" w:rsidRDefault="001559C2" w:rsidP="001559C2">
      <w:pPr>
        <w:rPr>
          <w:ins w:id="77" w:author="hp" w:date="2019-05-28T13:26:00Z"/>
          <w:sz w:val="22"/>
        </w:rPr>
      </w:pPr>
      <w:ins w:id="78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5A90F416" w14:textId="77777777" w:rsidR="001559C2" w:rsidRDefault="001559C2" w:rsidP="001559C2">
      <w:pPr>
        <w:rPr>
          <w:ins w:id="79" w:author="hp" w:date="2019-05-28T13:26:00Z"/>
          <w:sz w:val="22"/>
        </w:rPr>
      </w:pPr>
      <w:ins w:id="80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05F0C63D" w14:textId="77777777" w:rsidR="001559C2" w:rsidRDefault="001559C2" w:rsidP="001559C2">
      <w:pPr>
        <w:rPr>
          <w:ins w:id="81" w:author="hp" w:date="2019-05-28T13:26:00Z"/>
          <w:sz w:val="22"/>
        </w:rPr>
      </w:pPr>
      <w:ins w:id="82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00F1C843" w14:textId="77777777" w:rsidR="001559C2" w:rsidRDefault="001559C2" w:rsidP="001559C2">
      <w:pPr>
        <w:rPr>
          <w:ins w:id="83" w:author="hp" w:date="2019-05-28T13:26:00Z"/>
          <w:sz w:val="22"/>
        </w:rPr>
      </w:pPr>
      <w:ins w:id="84" w:author="hp" w:date="2019-05-28T13:26:00Z">
        <w:r>
          <w:rPr>
            <w:sz w:val="22"/>
          </w:rPr>
          <w:t>_______________________________________________________________________________</w:t>
        </w:r>
      </w:ins>
    </w:p>
    <w:p w14:paraId="569C6B5C" w14:textId="77777777" w:rsidR="001559C2" w:rsidRDefault="001559C2" w:rsidP="001559C2">
      <w:pPr>
        <w:rPr>
          <w:ins w:id="85" w:author="hp" w:date="2019-05-28T13:26:00Z"/>
          <w:sz w:val="12"/>
        </w:rPr>
      </w:pPr>
    </w:p>
    <w:p w14:paraId="49CF8B07" w14:textId="77777777" w:rsidR="001559C2" w:rsidRDefault="001559C2" w:rsidP="001559C2">
      <w:pPr>
        <w:rPr>
          <w:ins w:id="86" w:author="hp" w:date="2019-05-28T13:26:00Z"/>
          <w:sz w:val="18"/>
        </w:rPr>
      </w:pPr>
      <w:ins w:id="87" w:author="hp" w:date="2019-05-28T13:26:00Z">
        <w:r>
          <w:rPr>
            <w:sz w:val="22"/>
          </w:rPr>
          <w:t>Дата выдачи задания « ___ » ____________ 20__ г.</w:t>
        </w:r>
      </w:ins>
    </w:p>
    <w:p w14:paraId="3A157258" w14:textId="77777777" w:rsidR="001559C2" w:rsidRDefault="001559C2" w:rsidP="001559C2">
      <w:pPr>
        <w:rPr>
          <w:ins w:id="88" w:author="hp" w:date="2019-05-28T13:26:00Z"/>
          <w:sz w:val="22"/>
        </w:rPr>
      </w:pPr>
    </w:p>
    <w:p w14:paraId="63D07BE6" w14:textId="77777777" w:rsidR="001559C2" w:rsidRDefault="001559C2" w:rsidP="001559C2">
      <w:pPr>
        <w:rPr>
          <w:ins w:id="89" w:author="hp" w:date="2019-05-28T13:26:00Z"/>
          <w:sz w:val="22"/>
        </w:rPr>
      </w:pPr>
      <w:ins w:id="90" w:author="hp" w:date="2019-05-28T13:26:00Z">
        <w:r>
          <w:rPr>
            <w:b/>
            <w:sz w:val="22"/>
          </w:rPr>
          <w:t xml:space="preserve">Руководитель курсовой работы         </w:t>
        </w:r>
        <w:r>
          <w:rPr>
            <w:b/>
            <w:sz w:val="22"/>
          </w:rPr>
          <w:tab/>
        </w:r>
        <w:r>
          <w:rPr>
            <w:sz w:val="22"/>
          </w:rPr>
          <w:tab/>
          <w:t xml:space="preserve">_________________  ____________________ </w:t>
        </w:r>
      </w:ins>
    </w:p>
    <w:p w14:paraId="502E0FE7" w14:textId="77777777" w:rsidR="001559C2" w:rsidRDefault="001559C2" w:rsidP="001559C2">
      <w:pPr>
        <w:ind w:right="565"/>
        <w:jc w:val="right"/>
        <w:rPr>
          <w:ins w:id="91" w:author="hp" w:date="2019-05-28T13:26:00Z"/>
          <w:sz w:val="14"/>
          <w:szCs w:val="18"/>
        </w:rPr>
      </w:pPr>
      <w:ins w:id="92" w:author="hp" w:date="2019-05-28T13:26:00Z">
        <w:r>
          <w:rPr>
            <w:sz w:val="14"/>
            <w:szCs w:val="18"/>
          </w:rPr>
          <w:t xml:space="preserve">(Подпись, дата)                             (И.О.Фамилия)            </w:t>
        </w:r>
      </w:ins>
    </w:p>
    <w:p w14:paraId="1224F999" w14:textId="77777777" w:rsidR="001559C2" w:rsidRDefault="001559C2" w:rsidP="001559C2">
      <w:pPr>
        <w:rPr>
          <w:ins w:id="93" w:author="hp" w:date="2019-05-28T13:26:00Z"/>
          <w:b/>
          <w:sz w:val="18"/>
        </w:rPr>
      </w:pPr>
      <w:ins w:id="94" w:author="hp" w:date="2019-05-28T13:26:00Z">
        <w:r>
          <w:rPr>
            <w:b/>
            <w:sz w:val="22"/>
          </w:rPr>
          <w:t>Студент</w:t>
        </w:r>
        <w:r>
          <w:rPr>
            <w:b/>
            <w:sz w:val="22"/>
          </w:rPr>
          <w:tab/>
        </w:r>
        <w:r>
          <w:rPr>
            <w:b/>
            <w:sz w:val="22"/>
          </w:rPr>
          <w:tab/>
        </w:r>
        <w:r>
          <w:rPr>
            <w:b/>
            <w:sz w:val="22"/>
          </w:rPr>
          <w:tab/>
        </w:r>
        <w:r>
          <w:rPr>
            <w:b/>
            <w:sz w:val="22"/>
          </w:rPr>
          <w:tab/>
        </w:r>
        <w:r>
          <w:rPr>
            <w:b/>
            <w:sz w:val="22"/>
          </w:rPr>
          <w:tab/>
        </w:r>
        <w:r>
          <w:rPr>
            <w:b/>
            <w:sz w:val="22"/>
          </w:rPr>
          <w:tab/>
          <w:t xml:space="preserve">_________________  ____________________ </w:t>
        </w:r>
      </w:ins>
    </w:p>
    <w:p w14:paraId="2F880C8B" w14:textId="77777777" w:rsidR="001559C2" w:rsidRDefault="001559C2" w:rsidP="001559C2">
      <w:pPr>
        <w:ind w:right="565"/>
        <w:jc w:val="right"/>
        <w:rPr>
          <w:ins w:id="95" w:author="hp" w:date="2019-05-28T13:26:00Z"/>
          <w:sz w:val="14"/>
          <w:szCs w:val="18"/>
        </w:rPr>
      </w:pPr>
      <w:ins w:id="96" w:author="hp" w:date="2019-05-28T13:26:00Z">
        <w:r>
          <w:rPr>
            <w:sz w:val="14"/>
            <w:szCs w:val="18"/>
          </w:rPr>
          <w:t xml:space="preserve">(Подпись, дата)                             (И.О.Фамилия)            </w:t>
        </w:r>
      </w:ins>
    </w:p>
    <w:p w14:paraId="1155FF8C" w14:textId="77777777" w:rsidR="001559C2" w:rsidRDefault="001559C2" w:rsidP="001559C2">
      <w:pPr>
        <w:rPr>
          <w:ins w:id="97" w:author="hp" w:date="2019-05-28T13:26:00Z"/>
          <w:sz w:val="12"/>
          <w:u w:val="single"/>
        </w:rPr>
      </w:pPr>
    </w:p>
    <w:p w14:paraId="2B39698A" w14:textId="77777777" w:rsidR="001559C2" w:rsidRDefault="001559C2" w:rsidP="001559C2">
      <w:pPr>
        <w:rPr>
          <w:ins w:id="98" w:author="hp" w:date="2019-05-28T13:26:00Z"/>
          <w:sz w:val="18"/>
        </w:rPr>
      </w:pPr>
      <w:ins w:id="99" w:author="hp" w:date="2019-05-28T13:26:00Z">
        <w:r>
          <w:rPr>
            <w:sz w:val="22"/>
            <w:u w:val="single"/>
          </w:rPr>
          <w:t>Примечание</w:t>
        </w:r>
        <w:r>
          <w:rPr>
            <w:sz w:val="22"/>
          </w:rPr>
          <w:t>: Задание оформляется в двух экземплярах: один выдается студенту, второй хранится на кафедре.</w:t>
        </w:r>
      </w:ins>
    </w:p>
    <w:p w14:paraId="54929824" w14:textId="77777777" w:rsidR="001559C2" w:rsidRDefault="001559C2" w:rsidP="001559C2">
      <w:pPr>
        <w:pStyle w:val="a3"/>
        <w:spacing w:line="360" w:lineRule="auto"/>
        <w:rPr>
          <w:ins w:id="100" w:author="hp" w:date="2019-05-28T13:26:00Z"/>
          <w:rFonts w:eastAsiaTheme="minorHAnsi" w:cstheme="minorBidi"/>
          <w:color w:val="auto"/>
          <w:sz w:val="22"/>
          <w:szCs w:val="22"/>
          <w:lang w:eastAsia="en-US"/>
        </w:rPr>
      </w:pPr>
    </w:p>
    <w:p w14:paraId="16E38216" w14:textId="77777777" w:rsidR="001559C2" w:rsidRDefault="001559C2" w:rsidP="001559C2">
      <w:pPr>
        <w:rPr>
          <w:ins w:id="101" w:author="hp" w:date="2019-05-28T13:26:00Z"/>
        </w:rPr>
      </w:pPr>
      <w:ins w:id="102" w:author="hp" w:date="2019-05-28T13:26:00Z">
        <w:r>
          <w:br w:type="page"/>
        </w:r>
      </w:ins>
    </w:p>
    <w:p w14:paraId="6F7A78B3" w14:textId="3C890C18" w:rsidR="00E1250D" w:rsidDel="001559C2" w:rsidRDefault="00E1250D">
      <w:pPr>
        <w:spacing w:after="160" w:line="259" w:lineRule="auto"/>
        <w:rPr>
          <w:del w:id="103" w:author="hp" w:date="2019-05-28T13:26:00Z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667900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05AA51" w14:textId="77777777" w:rsidR="00E1250D" w:rsidRPr="00E1250D" w:rsidRDefault="00E1250D" w:rsidP="00E1250D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E1250D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14:paraId="7663D2AB" w14:textId="77777777" w:rsidR="00E1250D" w:rsidRPr="007B2D67" w:rsidRDefault="00E1250D" w:rsidP="00E1250D">
          <w:pPr>
            <w:rPr>
              <w:sz w:val="28"/>
              <w:szCs w:val="28"/>
            </w:rPr>
          </w:pPr>
        </w:p>
        <w:p w14:paraId="0FBF66D5" w14:textId="77777777" w:rsidR="00564E2F" w:rsidRPr="00564E2F" w:rsidRDefault="00E1250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64E2F">
            <w:rPr>
              <w:bCs/>
              <w:sz w:val="28"/>
              <w:szCs w:val="28"/>
            </w:rPr>
            <w:fldChar w:fldCharType="begin"/>
          </w:r>
          <w:r w:rsidRPr="00564E2F">
            <w:rPr>
              <w:bCs/>
              <w:sz w:val="28"/>
              <w:szCs w:val="28"/>
            </w:rPr>
            <w:instrText xml:space="preserve"> TOC \o "1-3" \h \z \u </w:instrText>
          </w:r>
          <w:r w:rsidRPr="00564E2F">
            <w:rPr>
              <w:bCs/>
              <w:sz w:val="28"/>
              <w:szCs w:val="28"/>
              <w:rPrChange w:id="104" w:author="Eugene" w:date="2019-05-28T21:34:00Z">
                <w:rPr>
                  <w:bCs/>
                  <w:sz w:val="28"/>
                  <w:szCs w:val="28"/>
                </w:rPr>
              </w:rPrChange>
            </w:rPr>
            <w:fldChar w:fldCharType="separate"/>
          </w:r>
          <w:hyperlink w:anchor="_Toc9974267" w:history="1">
            <w:r w:rsidR="00564E2F" w:rsidRPr="00564E2F">
              <w:rPr>
                <w:rStyle w:val="a4"/>
                <w:noProof/>
                <w:sz w:val="28"/>
                <w:szCs w:val="28"/>
              </w:rPr>
              <w:t>СПИСОК ОБОЗНАЧЕНИЙ И СОКРАЩЕНИЙ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_Toc9974267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4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8BC11" w14:textId="77777777" w:rsidR="00564E2F" w:rsidRPr="00564E2F" w:rsidRDefault="003D73A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68" w:history="1">
            <w:r w:rsidR="00564E2F" w:rsidRPr="00564E2F">
              <w:rPr>
                <w:rStyle w:val="a4"/>
                <w:noProof/>
                <w:sz w:val="28"/>
                <w:szCs w:val="28"/>
              </w:rPr>
              <w:t>ВВЕДЕНИЕ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_Toc9974268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5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3A4FA" w14:textId="77777777" w:rsidR="00564E2F" w:rsidRPr="00564E2F" w:rsidRDefault="003D73A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69" w:history="1">
            <w:r w:rsidR="00564E2F" w:rsidRPr="00564E2F">
              <w:rPr>
                <w:rStyle w:val="a4"/>
                <w:noProof/>
                <w:sz w:val="28"/>
                <w:szCs w:val="28"/>
              </w:rPr>
              <w:t>Задание на курсовой проект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_Toc9974269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6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CEBA1" w14:textId="77777777" w:rsidR="00564E2F" w:rsidRPr="00564E2F" w:rsidRDefault="003D73A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0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 Разработка математической модели движения АНПА в горизонтальной плоскости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_Toc9974270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7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84D0A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1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1.1 Математическая модель движителя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_Toc9974271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7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05265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2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1.2 Математическая модель ДРК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_Toc9974272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11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5DDC2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3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1.3 Выбор параметра линеаризации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_Toc9974273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14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938FD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4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1.4 Математическая модель канала маршевого движения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_Toc9974274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21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C0FC3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5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1.5 Математическая модель канала курса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_Toc9974275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26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57B1C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6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1.6 Математическая модель маршевого движения АНПА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_Toc9974276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29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0E81E" w14:textId="77777777" w:rsidR="00564E2F" w:rsidRPr="00564E2F" w:rsidRDefault="003D7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7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1.6.1 Определение коэффициента присоединённых масс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_Toc9974277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30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5A5FC" w14:textId="77777777" w:rsidR="00564E2F" w:rsidRPr="00564E2F" w:rsidRDefault="003D7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8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1.6.2 Синтез регулятора в ветви обратной связи по скорости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_Toc9974278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32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D7B47" w14:textId="77777777" w:rsidR="00564E2F" w:rsidRPr="00564E2F" w:rsidRDefault="003D7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79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1.6.3 Синтез регулятора в прямой ветви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_Toc9974279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34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F3E9D" w14:textId="77777777" w:rsidR="00564E2F" w:rsidRPr="00564E2F" w:rsidRDefault="003D73A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0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1.7 Математическая модель АНПА при движении по курсу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_Toc9974280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40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1F58F" w14:textId="77777777" w:rsidR="00564E2F" w:rsidRPr="00564E2F" w:rsidRDefault="003D7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1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1.7.1 Определение коэффициента присоединённых масс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_Toc9974281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40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657B3" w14:textId="77777777" w:rsidR="00564E2F" w:rsidRPr="00564E2F" w:rsidRDefault="003D7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2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1.7.2 Синтез регулятора в ветви обратной связи по скорости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_Toc9974282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41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F4552" w14:textId="77777777" w:rsidR="00564E2F" w:rsidRPr="00564E2F" w:rsidRDefault="003D73A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3" w:history="1">
            <w:r w:rsidR="00564E2F" w:rsidRPr="00564E2F">
              <w:rPr>
                <w:rStyle w:val="a4"/>
                <w:noProof/>
                <w:sz w:val="28"/>
                <w:szCs w:val="28"/>
              </w:rPr>
              <w:t>1.7.3 Синтез регулятора контура положения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_Toc9974283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43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325B9" w14:textId="77777777" w:rsidR="00564E2F" w:rsidRPr="00564E2F" w:rsidRDefault="003D73A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4" w:history="1">
            <w:r w:rsidR="00564E2F" w:rsidRPr="00564E2F">
              <w:rPr>
                <w:rStyle w:val="a4"/>
                <w:noProof/>
                <w:sz w:val="28"/>
                <w:szCs w:val="28"/>
              </w:rPr>
              <w:t>2. Анализ метода постоянного угла упреждения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_Toc9974284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49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ACFE5" w14:textId="77777777" w:rsidR="00564E2F" w:rsidRPr="00564E2F" w:rsidRDefault="003D73A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5" w:history="1">
            <w:r w:rsidR="00564E2F" w:rsidRPr="00564E2F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_Toc9974285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54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66C0C" w14:textId="77777777" w:rsidR="00564E2F" w:rsidRPr="00564E2F" w:rsidRDefault="003D73A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974286" w:history="1">
            <w:r w:rsidR="00564E2F" w:rsidRPr="00564E2F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564E2F" w:rsidRPr="00564E2F">
              <w:rPr>
                <w:noProof/>
                <w:webHidden/>
                <w:sz w:val="28"/>
                <w:szCs w:val="28"/>
              </w:rPr>
              <w:tab/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begin"/>
            </w:r>
            <w:r w:rsidR="00564E2F" w:rsidRPr="00564E2F">
              <w:rPr>
                <w:noProof/>
                <w:webHidden/>
                <w:sz w:val="28"/>
                <w:szCs w:val="28"/>
              </w:rPr>
              <w:instrText xml:space="preserve"> PAGEREF _Toc9974286 \h </w:instrText>
            </w:r>
            <w:r w:rsidR="00564E2F" w:rsidRPr="00564E2F">
              <w:rPr>
                <w:noProof/>
                <w:webHidden/>
                <w:sz w:val="28"/>
                <w:szCs w:val="28"/>
              </w:rPr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676B">
              <w:rPr>
                <w:noProof/>
                <w:webHidden/>
                <w:sz w:val="28"/>
                <w:szCs w:val="28"/>
              </w:rPr>
              <w:t>55</w:t>
            </w:r>
            <w:r w:rsidR="00564E2F" w:rsidRPr="00564E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3076F" w14:textId="77777777" w:rsidR="00E1250D" w:rsidRDefault="00E1250D" w:rsidP="00E1250D">
          <w:r w:rsidRPr="00564E2F">
            <w:rPr>
              <w:bCs/>
              <w:sz w:val="28"/>
              <w:szCs w:val="28"/>
            </w:rPr>
            <w:fldChar w:fldCharType="end"/>
          </w:r>
        </w:p>
      </w:sdtContent>
    </w:sdt>
    <w:p w14:paraId="215B1B11" w14:textId="0CD11B8C" w:rsidR="007B41C7" w:rsidRPr="003B3959" w:rsidRDefault="00E1250D" w:rsidP="00E1250D">
      <w:pPr>
        <w:spacing w:after="160" w:line="259" w:lineRule="auto"/>
        <w:rPr>
          <w:rPrChange w:id="105" w:author="Eugene" w:date="2019-05-27T19:48:00Z">
            <w:rPr>
              <w:lang w:val="en-US"/>
            </w:rPr>
          </w:rPrChange>
        </w:rPr>
      </w:pPr>
      <w:r>
        <w:t xml:space="preserve"> </w:t>
      </w:r>
      <w:r w:rsidR="007B41C7">
        <w:br w:type="page"/>
      </w:r>
    </w:p>
    <w:p w14:paraId="3F2A2F65" w14:textId="7986AD37" w:rsidR="007B41C7" w:rsidRPr="007B2D67" w:rsidRDefault="007B2D67" w:rsidP="007B2D67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06" w:name="_Toc504347641"/>
      <w:bookmarkStart w:id="107" w:name="_Toc9974267"/>
      <w:r w:rsidRPr="007B2D67">
        <w:rPr>
          <w:rFonts w:ascii="Times New Roman" w:hAnsi="Times New Roman" w:cs="Times New Roman"/>
          <w:color w:val="auto"/>
          <w:sz w:val="28"/>
        </w:rPr>
        <w:lastRenderedPageBreak/>
        <w:t>СПИСОК ОБОЗНАЧЕНИЙ И СОКРАЩЕНИЙ</w:t>
      </w:r>
      <w:bookmarkEnd w:id="106"/>
      <w:bookmarkEnd w:id="107"/>
    </w:p>
    <w:p w14:paraId="506915D3" w14:textId="77777777" w:rsidR="007B41C7" w:rsidRPr="00E3223E" w:rsidRDefault="007B41C7" w:rsidP="007B41C7">
      <w:pPr>
        <w:rPr>
          <w:sz w:val="28"/>
        </w:rPr>
      </w:pPr>
    </w:p>
    <w:p w14:paraId="6A771B36" w14:textId="77777777" w:rsidR="007B41C7" w:rsidRPr="00164B56" w:rsidRDefault="007B41C7" w:rsidP="007B41C7">
      <w:pPr>
        <w:spacing w:line="360" w:lineRule="auto"/>
        <w:rPr>
          <w:sz w:val="28"/>
        </w:rPr>
      </w:pPr>
      <w:r w:rsidRPr="00164B56">
        <w:rPr>
          <w:sz w:val="28"/>
        </w:rPr>
        <w:t>ПА – подводный аппарат;</w:t>
      </w:r>
    </w:p>
    <w:p w14:paraId="765BE578" w14:textId="77777777" w:rsidR="007B41C7" w:rsidRDefault="007B41C7" w:rsidP="007B41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Pr="00164B56">
        <w:rPr>
          <w:sz w:val="28"/>
          <w:szCs w:val="28"/>
        </w:rPr>
        <w:t xml:space="preserve">НПА – </w:t>
      </w:r>
      <w:r>
        <w:rPr>
          <w:sz w:val="28"/>
          <w:szCs w:val="28"/>
        </w:rPr>
        <w:t xml:space="preserve">автономный </w:t>
      </w:r>
      <w:r w:rsidRPr="00164B56">
        <w:rPr>
          <w:sz w:val="28"/>
          <w:szCs w:val="28"/>
        </w:rPr>
        <w:t>необитаемый подводный аппарат;</w:t>
      </w:r>
    </w:p>
    <w:p w14:paraId="3E7F1A4A" w14:textId="77777777" w:rsidR="007B41C7" w:rsidRDefault="007B41C7" w:rsidP="007B41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ВМА – винтомоторный агрегат;</w:t>
      </w:r>
    </w:p>
    <w:p w14:paraId="2D205FBA" w14:textId="77777777" w:rsidR="007B41C7" w:rsidRDefault="007B41C7" w:rsidP="007B41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ДРК – движительно-рулевой комплекс;</w:t>
      </w:r>
    </w:p>
    <w:p w14:paraId="4E052A0D" w14:textId="77777777" w:rsidR="007B41C7" w:rsidRDefault="007B41C7" w:rsidP="007B41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СКУ – система контроля и управления;</w:t>
      </w:r>
    </w:p>
    <w:p w14:paraId="0D742BCC" w14:textId="31E29A7A" w:rsidR="008071B5" w:rsidRDefault="008071B5" w:rsidP="007B41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 – система управления</w:t>
      </w:r>
    </w:p>
    <w:p w14:paraId="0B7E291B" w14:textId="77777777" w:rsidR="007B41C7" w:rsidRPr="00975B8F" w:rsidRDefault="007B41C7">
      <w:pPr>
        <w:spacing w:after="160" w:line="259" w:lineRule="auto"/>
      </w:pPr>
      <w:r w:rsidRPr="00975B8F">
        <w:br w:type="page"/>
      </w:r>
    </w:p>
    <w:p w14:paraId="01FBAFFA" w14:textId="1F65C14B" w:rsidR="007B41C7" w:rsidRPr="00612513" w:rsidRDefault="00612513" w:rsidP="0061251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08" w:name="_Toc9974268"/>
      <w:r w:rsidRPr="00612513">
        <w:rPr>
          <w:rFonts w:ascii="Times New Roman" w:hAnsi="Times New Roman" w:cs="Times New Roman"/>
          <w:color w:val="auto"/>
        </w:rPr>
        <w:lastRenderedPageBreak/>
        <w:t>ВВЕДЕНИЕ</w:t>
      </w:r>
      <w:bookmarkEnd w:id="108"/>
    </w:p>
    <w:p w14:paraId="2F9AC205" w14:textId="77777777" w:rsidR="007B41C7" w:rsidRPr="00D60CC6" w:rsidRDefault="007B41C7" w:rsidP="007B41C7"/>
    <w:p w14:paraId="3DFEC8A3" w14:textId="2C75B6EA" w:rsidR="000C6B42" w:rsidRDefault="007B41C7" w:rsidP="000C6B42">
      <w:pPr>
        <w:spacing w:line="360" w:lineRule="auto"/>
        <w:jc w:val="both"/>
        <w:rPr>
          <w:ins w:id="109" w:author="Eugene" w:date="2019-05-21T18:33:00Z"/>
          <w:sz w:val="28"/>
        </w:rPr>
      </w:pPr>
      <w:r>
        <w:rPr>
          <w:sz w:val="28"/>
        </w:rPr>
        <w:tab/>
      </w:r>
      <w:ins w:id="110" w:author="Eugene" w:date="2019-05-21T18:33:00Z">
        <w:r w:rsidR="000C6B42">
          <w:rPr>
            <w:sz w:val="28"/>
          </w:rPr>
          <w:t xml:space="preserve">Вооруженные силы </w:t>
        </w:r>
        <w:r w:rsidR="000C6B42" w:rsidRPr="004D6948">
          <w:rPr>
            <w:sz w:val="28"/>
          </w:rPr>
          <w:t xml:space="preserve">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</w:t>
        </w:r>
        <w:r w:rsidR="000C6B42">
          <w:rPr>
            <w:sz w:val="28"/>
          </w:rPr>
          <w:t xml:space="preserve">автономные </w:t>
        </w:r>
        <w:r w:rsidR="00C508C3">
          <w:rPr>
            <w:sz w:val="28"/>
          </w:rPr>
          <w:t>необитаемые подводные аппараты (</w:t>
        </w:r>
        <w:r w:rsidR="000C6B42">
          <w:rPr>
            <w:sz w:val="28"/>
          </w:rPr>
          <w:t>А</w:t>
        </w:r>
        <w:r w:rsidR="000C6B42" w:rsidRPr="004D6948">
          <w:rPr>
            <w:sz w:val="28"/>
          </w:rPr>
          <w:t>НПА</w:t>
        </w:r>
      </w:ins>
      <w:ins w:id="111" w:author="Eugene" w:date="2019-05-21T21:16:00Z">
        <w:r w:rsidR="00C508C3">
          <w:rPr>
            <w:sz w:val="28"/>
          </w:rPr>
          <w:t>)</w:t>
        </w:r>
      </w:ins>
      <w:ins w:id="112" w:author="Eugene" w:date="2019-05-21T18:33:00Z">
        <w:r w:rsidR="000C6B42" w:rsidRPr="004D6948">
          <w:rPr>
            <w:sz w:val="28"/>
          </w:rPr>
          <w:t xml:space="preserve"> (</w:t>
        </w:r>
      </w:ins>
      <w:r w:rsidR="00273CA6">
        <w:rPr>
          <w:sz w:val="28"/>
          <w:lang w:val="en-US"/>
        </w:rPr>
        <w:t>Autonomous</w:t>
      </w:r>
      <w:ins w:id="113" w:author="Eugene" w:date="2019-05-21T18:33:00Z">
        <w:r w:rsidR="000C6B42" w:rsidRPr="002A4CF5">
          <w:rPr>
            <w:sz w:val="28"/>
          </w:rPr>
          <w:t xml:space="preserve"> </w:t>
        </w:r>
        <w:r w:rsidR="000C6B42">
          <w:rPr>
            <w:sz w:val="28"/>
          </w:rPr>
          <w:t>Underwater Vehicles, A</w:t>
        </w:r>
        <w:r w:rsidR="000C6B42" w:rsidRPr="004D6948">
          <w:rPr>
            <w:sz w:val="28"/>
          </w:rPr>
          <w:t>UV); необитаемые надводные аппараты, или суда (Unmanned Surface Vessels — USV) и беспилотные летательные аппараты (Unmanned Aerial Vehicles, UAV).</w:t>
        </w:r>
      </w:ins>
    </w:p>
    <w:p w14:paraId="5F11F622" w14:textId="3E1BC089" w:rsidR="007C29FB" w:rsidRDefault="000C6B42" w:rsidP="00E105C0">
      <w:pPr>
        <w:spacing w:after="160" w:line="360" w:lineRule="auto"/>
        <w:jc w:val="both"/>
        <w:rPr>
          <w:sz w:val="28"/>
        </w:rPr>
      </w:pPr>
      <w:ins w:id="114" w:author="Eugene" w:date="2019-05-21T18:33:00Z">
        <w:r>
          <w:rPr>
            <w:sz w:val="28"/>
          </w:rPr>
          <w:tab/>
          <w:t xml:space="preserve">Важнейшей системой АНПА является система управления (СУ) движением.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 </w:t>
        </w:r>
      </w:ins>
      <w:del w:id="115" w:author="Eugene" w:date="2019-05-21T18:33:00Z">
        <w:r w:rsidR="007B41C7" w:rsidRPr="00310D10" w:rsidDel="000C6B42">
          <w:rPr>
            <w:sz w:val="28"/>
          </w:rPr>
          <w:delText>В данной работе</w:delText>
        </w:r>
      </w:del>
    </w:p>
    <w:p w14:paraId="28195A9A" w14:textId="6FB59657" w:rsidR="005756B8" w:rsidRDefault="007B41C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245583FD" w14:textId="7FB54877" w:rsidR="005756B8" w:rsidRDefault="005756B8" w:rsidP="005756B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6" w:name="_Toc9974269"/>
      <w:r w:rsidRPr="005756B8">
        <w:rPr>
          <w:rFonts w:ascii="Times New Roman" w:hAnsi="Times New Roman" w:cs="Times New Roman"/>
          <w:b/>
          <w:color w:val="000000" w:themeColor="text1"/>
        </w:rPr>
        <w:lastRenderedPageBreak/>
        <w:t>Задание на курсовой проект</w:t>
      </w:r>
      <w:bookmarkEnd w:id="116"/>
    </w:p>
    <w:p w14:paraId="64F16729" w14:textId="0D1044E7" w:rsidR="005756B8" w:rsidRDefault="005756B8" w:rsidP="005756B8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Разработка системы управления углом курса и маршевым движением автономного необитаемого подводного аппарата, а также моделирование движения АНПА с использованием скорректированных контуров в выбранном алгоритме наведения на цель.</w:t>
      </w:r>
    </w:p>
    <w:p w14:paraId="53B0D0EA" w14:textId="135725F9" w:rsidR="005756B8" w:rsidRDefault="005756B8" w:rsidP="009C0487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Необходимо:</w:t>
      </w:r>
    </w:p>
    <w:p w14:paraId="0752ECE8" w14:textId="699677C6" w:rsidR="005756B8" w:rsidRDefault="005756B8" w:rsidP="009C0487">
      <w:pPr>
        <w:spacing w:line="360" w:lineRule="auto"/>
        <w:jc w:val="both"/>
        <w:rPr>
          <w:sz w:val="28"/>
        </w:rPr>
      </w:pPr>
      <w:r>
        <w:rPr>
          <w:sz w:val="28"/>
        </w:rPr>
        <w:t>- разработать математические модели контуров управления движением АНПА по маршу и поворотом по курсу;</w:t>
      </w:r>
    </w:p>
    <w:p w14:paraId="5F65ABDF" w14:textId="663D1BCF" w:rsidR="00975B8F" w:rsidRDefault="00975B8F" w:rsidP="009C0487">
      <w:pPr>
        <w:spacing w:line="360" w:lineRule="auto"/>
        <w:jc w:val="both"/>
        <w:rPr>
          <w:sz w:val="28"/>
        </w:rPr>
      </w:pPr>
      <w:r>
        <w:rPr>
          <w:sz w:val="28"/>
        </w:rPr>
        <w:t>- определить все параметры математических моделей рассматриваемых контуров движения АНПА;</w:t>
      </w:r>
    </w:p>
    <w:p w14:paraId="19F8670F" w14:textId="769747FC" w:rsidR="005756B8" w:rsidRDefault="005756B8" w:rsidP="009C0487">
      <w:pPr>
        <w:spacing w:line="360" w:lineRule="auto"/>
        <w:jc w:val="both"/>
        <w:rPr>
          <w:sz w:val="28"/>
        </w:rPr>
      </w:pPr>
      <w:r>
        <w:rPr>
          <w:sz w:val="28"/>
        </w:rPr>
        <w:t>- провести синтез регуляторов локальных контуров;</w:t>
      </w:r>
    </w:p>
    <w:p w14:paraId="4C7DD227" w14:textId="64727EB9" w:rsidR="005756B8" w:rsidRPr="005756B8" w:rsidRDefault="005756B8" w:rsidP="009C048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- промоделировать алгоритм, наилучший с точки зрения точности следования заданной траектории. </w:t>
      </w:r>
    </w:p>
    <w:p w14:paraId="12EF8513" w14:textId="77777777" w:rsidR="00E7199D" w:rsidRDefault="00E7199D" w:rsidP="009C0487">
      <w:pPr>
        <w:spacing w:after="160" w:line="259" w:lineRule="auto"/>
        <w:jc w:val="both"/>
        <w:rPr>
          <w:sz w:val="28"/>
        </w:rPr>
      </w:pPr>
      <w:r>
        <w:rPr>
          <w:sz w:val="28"/>
        </w:rPr>
        <w:tab/>
        <w:t>Технические требования, предъявляемые к системе:</w:t>
      </w:r>
    </w:p>
    <w:p w14:paraId="3683491B" w14:textId="35D90A2C" w:rsidR="00975B8F" w:rsidRDefault="00E7199D" w:rsidP="009C0487">
      <w:pPr>
        <w:spacing w:after="160" w:line="360" w:lineRule="auto"/>
        <w:jc w:val="both"/>
        <w:rPr>
          <w:sz w:val="28"/>
        </w:rPr>
      </w:pPr>
      <w:r>
        <w:rPr>
          <w:sz w:val="28"/>
        </w:rPr>
        <w:t xml:space="preserve">- </w:t>
      </w:r>
      <w:r w:rsidR="00975B8F">
        <w:rPr>
          <w:sz w:val="28"/>
        </w:rPr>
        <w:t xml:space="preserve">для контура маршевого движения: </w:t>
      </w:r>
      <w:r>
        <w:rPr>
          <w:sz w:val="28"/>
        </w:rPr>
        <w:t xml:space="preserve">при ступенчатом входном воздействии </w:t>
      </w:r>
      <w:r>
        <w:rPr>
          <w:sz w:val="28"/>
          <w:lang w:val="en-US"/>
        </w:rPr>
        <w:t>V</w:t>
      </w:r>
      <w:r w:rsidRPr="00E7199D">
        <w:rPr>
          <w:sz w:val="28"/>
          <w:vertAlign w:val="subscript"/>
          <w:lang w:val="en-US"/>
        </w:rPr>
        <w:t>x</w:t>
      </w:r>
      <w:ins w:id="117" w:author="Eugene" w:date="2019-05-27T19:48:00Z">
        <w:r w:rsidR="003B3959">
          <w:rPr>
            <w:sz w:val="28"/>
          </w:rPr>
          <w:t> </w:t>
        </w:r>
      </w:ins>
      <w:del w:id="118" w:author="Eugene" w:date="2019-05-27T19:48:00Z">
        <w:r w:rsidRPr="00E7199D" w:rsidDel="003B3959">
          <w:rPr>
            <w:sz w:val="28"/>
          </w:rPr>
          <w:delText xml:space="preserve"> </w:delText>
        </w:r>
      </w:del>
      <w:r w:rsidRPr="00E7199D">
        <w:rPr>
          <w:sz w:val="28"/>
        </w:rPr>
        <w:t>= 0</w:t>
      </w:r>
      <w:r>
        <w:rPr>
          <w:sz w:val="28"/>
        </w:rPr>
        <w:t xml:space="preserve"> </w:t>
      </w:r>
      <w:r w:rsidRPr="00E7199D">
        <w:rPr>
          <w:sz w:val="28"/>
        </w:rPr>
        <w:t>.</w:t>
      </w:r>
      <w:r>
        <w:rPr>
          <w:sz w:val="28"/>
        </w:rPr>
        <w:t>.</w:t>
      </w:r>
      <w:r w:rsidRPr="00E7199D">
        <w:rPr>
          <w:sz w:val="28"/>
        </w:rPr>
        <w:t>.</w:t>
      </w:r>
      <w:r>
        <w:rPr>
          <w:sz w:val="28"/>
        </w:rPr>
        <w:t xml:space="preserve"> </w:t>
      </w:r>
      <w:r w:rsidRPr="00E7199D">
        <w:rPr>
          <w:sz w:val="28"/>
        </w:rPr>
        <w:t xml:space="preserve">0,7 </w:t>
      </w:r>
      <w:r>
        <w:rPr>
          <w:sz w:val="28"/>
        </w:rPr>
        <w:t xml:space="preserve">м/с перерегулирование </w:t>
      </w:r>
      <w:r w:rsidR="0024729B" w:rsidRPr="0024729B">
        <w:rPr>
          <w:rFonts w:ascii="Cambria Math" w:hAnsi="Cambria Math" w:cs="Cambria Math"/>
          <w:sz w:val="28"/>
        </w:rPr>
        <w:t>𝜎</w:t>
      </w:r>
      <w:r w:rsidR="0024729B" w:rsidRPr="0024729B">
        <w:rPr>
          <w:sz w:val="28"/>
        </w:rPr>
        <w:t xml:space="preserve"> ≤ 5%</w:t>
      </w:r>
      <w:r w:rsidR="0024729B">
        <w:rPr>
          <w:sz w:val="28"/>
        </w:rPr>
        <w:t xml:space="preserve">, длительность переходного процесса </w:t>
      </w:r>
      <w:r w:rsidR="0024729B" w:rsidRPr="0024729B">
        <w:rPr>
          <w:rFonts w:ascii="Cambria Math" w:hAnsi="Cambria Math" w:cs="Cambria Math"/>
          <w:sz w:val="28"/>
        </w:rPr>
        <w:t>𝑡</w:t>
      </w:r>
      <w:r w:rsidR="0024729B" w:rsidRPr="0024729B">
        <w:rPr>
          <w:sz w:val="28"/>
          <w:vertAlign w:val="subscript"/>
          <w:lang w:val="en-US"/>
        </w:rPr>
        <w:t>V</w:t>
      </w:r>
      <w:r w:rsidR="00F3504B" w:rsidRPr="00F3504B">
        <w:rPr>
          <w:sz w:val="28"/>
          <w:vertAlign w:val="subscript"/>
        </w:rPr>
        <w:t xml:space="preserve"> </w:t>
      </w:r>
      <w:r w:rsidR="0024729B" w:rsidRPr="0024729B">
        <w:rPr>
          <w:sz w:val="28"/>
        </w:rPr>
        <w:t>≤ 2с</w:t>
      </w:r>
      <w:ins w:id="119" w:author="Eugene" w:date="2019-05-27T19:48:00Z">
        <w:r w:rsidR="003B3959">
          <w:rPr>
            <w:sz w:val="28"/>
          </w:rPr>
          <w:t>;</w:t>
        </w:r>
      </w:ins>
    </w:p>
    <w:p w14:paraId="68A9E8FA" w14:textId="6D06882F" w:rsidR="005756B8" w:rsidRDefault="00975B8F" w:rsidP="009C0487">
      <w:pPr>
        <w:spacing w:after="160" w:line="360" w:lineRule="auto"/>
        <w:jc w:val="both"/>
        <w:rPr>
          <w:sz w:val="28"/>
        </w:rPr>
      </w:pPr>
      <w:r>
        <w:rPr>
          <w:sz w:val="28"/>
        </w:rPr>
        <w:t xml:space="preserve">- для контура курса: при ступенчатом входном воздействии </w:t>
      </w:r>
      <w:r w:rsidRPr="00E7199D">
        <w:rPr>
          <w:sz w:val="28"/>
        </w:rPr>
        <w:t xml:space="preserve"> </w:t>
      </w:r>
      <w:ins w:id="120" w:author="Eugene" w:date="2019-05-27T19:49:00Z">
        <w:r w:rsidR="009C0487" w:rsidRPr="002B3F2C">
          <w:rPr>
            <w:position w:val="-10"/>
          </w:rPr>
          <w:object w:dxaOrig="820" w:dyaOrig="320" w14:anchorId="2E8CDCFC">
            <v:shape id="_x0000_i1026" type="#_x0000_t75" style="width:57.2pt;height:21.2pt" o:ole="">
              <v:imagedata r:id="rId9" o:title=""/>
            </v:shape>
            <o:OLEObject Type="Embed" ProgID="Equation.DSMT4" ShapeID="_x0000_i1026" DrawAspect="Content" ObjectID="_1670349384" r:id="rId10"/>
          </w:object>
        </w:r>
      </w:ins>
      <w:del w:id="121" w:author="Eugene" w:date="2019-05-27T19:49:00Z">
        <w:r w:rsidDel="003B3959">
          <w:rPr>
            <w:sz w:val="28"/>
          </w:rPr>
          <w:delText>…=</w:delText>
        </w:r>
        <w:r w:rsidDel="003B3959">
          <w:rPr>
            <w:sz w:val="28"/>
            <w:lang w:val="en-US"/>
          </w:rPr>
          <w:delText>const</w:delText>
        </w:r>
      </w:del>
      <w:r>
        <w:rPr>
          <w:sz w:val="28"/>
        </w:rPr>
        <w:t xml:space="preserve"> перерегулирование </w:t>
      </w:r>
      <w:r w:rsidRPr="0024729B">
        <w:rPr>
          <w:rFonts w:ascii="Cambria Math" w:hAnsi="Cambria Math" w:cs="Cambria Math"/>
          <w:sz w:val="28"/>
        </w:rPr>
        <w:t>𝜎</w:t>
      </w:r>
      <w:r w:rsidRPr="0024729B">
        <w:rPr>
          <w:sz w:val="28"/>
        </w:rPr>
        <w:t xml:space="preserve"> ≤ 5%</w:t>
      </w:r>
      <w:r>
        <w:rPr>
          <w:sz w:val="28"/>
        </w:rPr>
        <w:t xml:space="preserve">, длительность переходного процесса </w:t>
      </w:r>
      <w:r w:rsidRPr="0024729B">
        <w:rPr>
          <w:rFonts w:ascii="Cambria Math" w:hAnsi="Cambria Math" w:cs="Cambria Math"/>
          <w:sz w:val="28"/>
        </w:rPr>
        <w:t>𝑡</w:t>
      </w:r>
      <w:r w:rsidRPr="00F3504B">
        <w:rPr>
          <w:sz w:val="28"/>
          <w:vertAlign w:val="subscript"/>
        </w:rPr>
        <w:t xml:space="preserve"> </w:t>
      </w:r>
      <w:r w:rsidRPr="0024729B">
        <w:rPr>
          <w:sz w:val="28"/>
        </w:rPr>
        <w:t>≤ 2с</w:t>
      </w:r>
      <w:ins w:id="122" w:author="Eugene" w:date="2019-05-27T19:48:00Z">
        <w:r w:rsidR="003B3959">
          <w:rPr>
            <w:sz w:val="28"/>
          </w:rPr>
          <w:t>.</w:t>
        </w:r>
      </w:ins>
      <w:del w:id="123" w:author="Eugene" w:date="2019-05-27T19:48:00Z">
        <w:r w:rsidDel="003B3959">
          <w:rPr>
            <w:sz w:val="28"/>
          </w:rPr>
          <w:delText xml:space="preserve"> </w:delText>
        </w:r>
      </w:del>
      <w:r w:rsidR="005756B8">
        <w:rPr>
          <w:sz w:val="28"/>
        </w:rPr>
        <w:br w:type="page"/>
      </w:r>
    </w:p>
    <w:p w14:paraId="10F48329" w14:textId="5CDBDFC1" w:rsidR="007B41C7" w:rsidRPr="00AD6AE2" w:rsidRDefault="00612513" w:rsidP="00AD6AE2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24" w:name="_Toc9974270"/>
      <w:r>
        <w:rPr>
          <w:rFonts w:ascii="Times New Roman" w:hAnsi="Times New Roman" w:cs="Times New Roman"/>
          <w:b/>
          <w:color w:val="000000" w:themeColor="text1"/>
        </w:rPr>
        <w:lastRenderedPageBreak/>
        <w:t>1</w:t>
      </w:r>
      <w:r w:rsidR="007B41C7" w:rsidRPr="00AD6AE2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096AEC" w:rsidRPr="00AD6AE2">
        <w:rPr>
          <w:rFonts w:ascii="Times New Roman" w:hAnsi="Times New Roman" w:cs="Times New Roman"/>
          <w:b/>
          <w:color w:val="000000" w:themeColor="text1"/>
        </w:rPr>
        <w:t>Разработка математической модели</w:t>
      </w:r>
      <w:r w:rsidR="008C1563" w:rsidRPr="00CF2AD8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975B8F">
        <w:rPr>
          <w:rFonts w:ascii="Times New Roman" w:hAnsi="Times New Roman" w:cs="Times New Roman"/>
          <w:b/>
          <w:color w:val="000000" w:themeColor="text1"/>
        </w:rPr>
        <w:t xml:space="preserve">движения </w:t>
      </w:r>
      <w:r w:rsidR="008C1563" w:rsidRPr="00AD6AE2">
        <w:rPr>
          <w:rFonts w:ascii="Times New Roman" w:hAnsi="Times New Roman" w:cs="Times New Roman"/>
          <w:b/>
          <w:color w:val="000000" w:themeColor="text1"/>
        </w:rPr>
        <w:t>АНПА</w:t>
      </w:r>
      <w:r w:rsidR="00975B8F">
        <w:rPr>
          <w:rFonts w:ascii="Times New Roman" w:hAnsi="Times New Roman" w:cs="Times New Roman"/>
          <w:b/>
          <w:color w:val="000000" w:themeColor="text1"/>
        </w:rPr>
        <w:t xml:space="preserve"> в горизонтальной плоскости</w:t>
      </w:r>
      <w:bookmarkEnd w:id="124"/>
    </w:p>
    <w:p w14:paraId="0F586A6E" w14:textId="77777777" w:rsidR="008C1563" w:rsidDel="00F34E7F" w:rsidRDefault="008C1563" w:rsidP="007B41C7">
      <w:pPr>
        <w:rPr>
          <w:del w:id="125" w:author="Eugene" w:date="2019-05-21T18:33:00Z"/>
          <w:b/>
          <w:sz w:val="28"/>
        </w:rPr>
      </w:pPr>
    </w:p>
    <w:p w14:paraId="4DF7A9B8" w14:textId="77777777" w:rsidR="00CF73CF" w:rsidRDefault="00CF73CF" w:rsidP="007B41C7">
      <w:pPr>
        <w:rPr>
          <w:b/>
          <w:sz w:val="28"/>
        </w:rPr>
      </w:pPr>
    </w:p>
    <w:p w14:paraId="3136D4AE" w14:textId="6A07D122" w:rsidR="00CF73CF" w:rsidRDefault="00612513" w:rsidP="00CF73CF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6" w:name="_Toc9974271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D05A3B">
        <w:rPr>
          <w:rFonts w:ascii="Times New Roman" w:hAnsi="Times New Roman" w:cs="Times New Roman"/>
          <w:b/>
          <w:color w:val="000000" w:themeColor="text1"/>
          <w:sz w:val="28"/>
        </w:rPr>
        <w:t>.1 Математическая модель движителя</w:t>
      </w:r>
      <w:bookmarkEnd w:id="126"/>
    </w:p>
    <w:p w14:paraId="713CC65C" w14:textId="77777777" w:rsidR="009F7A0B" w:rsidRDefault="009F7A0B" w:rsidP="009F7A0B"/>
    <w:p w14:paraId="6C30DB53" w14:textId="09818247" w:rsidR="009F7A0B" w:rsidRPr="00C97173" w:rsidRDefault="009F7A0B" w:rsidP="009F7A0B">
      <w:pPr>
        <w:spacing w:line="360" w:lineRule="auto"/>
        <w:ind w:firstLine="708"/>
        <w:rPr>
          <w:sz w:val="28"/>
        </w:rPr>
      </w:pPr>
      <w:r>
        <w:rPr>
          <w:sz w:val="28"/>
        </w:rPr>
        <w:t>Автономный необитаемый подводный аппарат (А</w:t>
      </w:r>
      <w:r w:rsidRPr="00505BCD">
        <w:rPr>
          <w:sz w:val="28"/>
        </w:rPr>
        <w:t>НПА</w:t>
      </w:r>
      <w:r>
        <w:rPr>
          <w:sz w:val="28"/>
        </w:rPr>
        <w:t>)</w:t>
      </w:r>
      <w:r w:rsidRPr="00505BCD">
        <w:rPr>
          <w:sz w:val="28"/>
        </w:rPr>
        <w:t xml:space="preserve"> </w:t>
      </w:r>
      <w:r>
        <w:rPr>
          <w:sz w:val="28"/>
        </w:rPr>
        <w:t>«</w:t>
      </w:r>
      <w:r w:rsidRPr="00505BCD">
        <w:rPr>
          <w:sz w:val="28"/>
        </w:rPr>
        <w:t>Кусто</w:t>
      </w:r>
      <w:r w:rsidRPr="003769DB">
        <w:rPr>
          <w:sz w:val="28"/>
        </w:rPr>
        <w:t xml:space="preserve"> </w:t>
      </w:r>
      <w:r>
        <w:rPr>
          <w:sz w:val="28"/>
          <w:lang w:val="en-US"/>
        </w:rPr>
        <w:t>II</w:t>
      </w:r>
      <w:r>
        <w:rPr>
          <w:sz w:val="28"/>
        </w:rPr>
        <w:t>»</w:t>
      </w:r>
      <w:r w:rsidRPr="00505BCD">
        <w:rPr>
          <w:sz w:val="28"/>
        </w:rPr>
        <w:t xml:space="preserve"> оснащён восемью движителями Т-200 фирмы </w:t>
      </w:r>
      <w:r w:rsidRPr="00505BCD">
        <w:rPr>
          <w:sz w:val="28"/>
          <w:lang w:val="en-US"/>
        </w:rPr>
        <w:t>BlueRobotics</w:t>
      </w:r>
      <w:r w:rsidR="008071B5">
        <w:rPr>
          <w:sz w:val="28"/>
        </w:rPr>
        <w:t xml:space="preserve"> [1</w:t>
      </w:r>
      <w:r w:rsidRPr="00C97173">
        <w:rPr>
          <w:sz w:val="28"/>
        </w:rPr>
        <w:t>]</w:t>
      </w:r>
      <w:r>
        <w:rPr>
          <w:sz w:val="28"/>
        </w:rPr>
        <w:t xml:space="preserve"> (рисунок</w:t>
      </w:r>
      <w:r w:rsidRPr="00505BCD">
        <w:rPr>
          <w:sz w:val="28"/>
        </w:rPr>
        <w:t xml:space="preserve"> </w:t>
      </w:r>
      <w:r>
        <w:rPr>
          <w:sz w:val="28"/>
        </w:rPr>
        <w:t>1</w:t>
      </w:r>
      <w:r w:rsidRPr="00505BCD">
        <w:rPr>
          <w:sz w:val="28"/>
        </w:rPr>
        <w:t>)</w:t>
      </w:r>
      <w:r w:rsidRPr="00C97173">
        <w:rPr>
          <w:sz w:val="28"/>
        </w:rPr>
        <w:t>.</w:t>
      </w:r>
    </w:p>
    <w:p w14:paraId="295ADDA3" w14:textId="486F91DE" w:rsidR="009F7A0B" w:rsidRDefault="002A6EAB" w:rsidP="009F7A0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D0D93" wp14:editId="2E2EC654">
                <wp:simplePos x="0" y="0"/>
                <wp:positionH relativeFrom="column">
                  <wp:posOffset>3071196</wp:posOffset>
                </wp:positionH>
                <wp:positionV relativeFrom="paragraph">
                  <wp:posOffset>74902</wp:posOffset>
                </wp:positionV>
                <wp:extent cx="45719" cy="2242826"/>
                <wp:effectExtent l="76200" t="38100" r="50165" b="2413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42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ECA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41.85pt;margin-top:5.9pt;width:3.6pt;height:176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</w:p>
    <w:p w14:paraId="1DF59201" w14:textId="70FEB62E" w:rsidR="009F7A0B" w:rsidRDefault="00511684" w:rsidP="009F7A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9FF2E0" wp14:editId="00349F31">
                <wp:simplePos x="0" y="0"/>
                <wp:positionH relativeFrom="column">
                  <wp:posOffset>3130550</wp:posOffset>
                </wp:positionH>
                <wp:positionV relativeFrom="paragraph">
                  <wp:posOffset>2025015</wp:posOffset>
                </wp:positionV>
                <wp:extent cx="914400" cy="250166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6C017" w14:textId="0DBE1697" w:rsidR="00B44055" w:rsidRPr="00735AF4" w:rsidRDefault="00B44055" w:rsidP="0051168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511684">
                              <w:rPr>
                                <w:vertAlign w:val="subscript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FF2E0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246.5pt;margin-top:159.45pt;width:1in;height:19.7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" filled="f" stroked="f" strokeweight=".5pt">
                <v:textbox>
                  <w:txbxContent>
                    <w:p w14:paraId="3116C017" w14:textId="0DBE1697" w:rsidR="00B44055" w:rsidRPr="00735AF4" w:rsidRDefault="00B44055" w:rsidP="0051168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</w:t>
                      </w:r>
                      <w:r w:rsidRPr="00511684">
                        <w:rPr>
                          <w:vertAlign w:val="subscript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D4B97" wp14:editId="26B26741">
                <wp:simplePos x="0" y="0"/>
                <wp:positionH relativeFrom="column">
                  <wp:posOffset>3123565</wp:posOffset>
                </wp:positionH>
                <wp:positionV relativeFrom="paragraph">
                  <wp:posOffset>10160</wp:posOffset>
                </wp:positionV>
                <wp:extent cx="533400" cy="292735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5A83C" w14:textId="252FE0A9" w:rsidR="00B44055" w:rsidRPr="00735AF4" w:rsidRDefault="00B44055" w:rsidP="009F7A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511684">
                              <w:rPr>
                                <w:vertAlign w:val="subscript"/>
                                <w:lang w:val="en-US"/>
                              </w:rPr>
                              <w:t>A</w:t>
                            </w:r>
                          </w:p>
                          <w:p w14:paraId="0294BB27" w14:textId="77777777" w:rsidR="00B44055" w:rsidRDefault="00B440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D4B97" id="Надпись 26" o:spid="_x0000_s1027" type="#_x0000_t202" style="position:absolute;left:0;text-align:left;margin-left:245.95pt;margin-top:.8pt;width:42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" filled="f" stroked="f" strokeweight=".5pt">
                <v:textbox>
                  <w:txbxContent>
                    <w:p w14:paraId="6BB5A83C" w14:textId="252FE0A9" w:rsidR="00B44055" w:rsidRPr="00735AF4" w:rsidRDefault="00B44055" w:rsidP="009F7A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 w:rsidRPr="00511684">
                        <w:rPr>
                          <w:vertAlign w:val="subscript"/>
                          <w:lang w:val="en-US"/>
                        </w:rPr>
                        <w:t>A</w:t>
                      </w:r>
                    </w:p>
                    <w:p w14:paraId="0294BB27" w14:textId="77777777" w:rsidR="00B44055" w:rsidRDefault="00B44055"/>
                  </w:txbxContent>
                </v:textbox>
              </v:shape>
            </w:pict>
          </mc:Fallback>
        </mc:AlternateContent>
      </w:r>
      <w:r w:rsidR="002A6EA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B948E" wp14:editId="4F81A8D6">
                <wp:simplePos x="0" y="0"/>
                <wp:positionH relativeFrom="column">
                  <wp:posOffset>644604</wp:posOffset>
                </wp:positionH>
                <wp:positionV relativeFrom="paragraph">
                  <wp:posOffset>444297</wp:posOffset>
                </wp:positionV>
                <wp:extent cx="2457588" cy="1702600"/>
                <wp:effectExtent l="38100" t="38100" r="19050" b="3111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7588" cy="170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164E4" id="Прямая со стрелкой 25" o:spid="_x0000_s1026" type="#_x0000_t32" style="position:absolute;margin-left:50.75pt;margin-top:35pt;width:193.5pt;height:134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" strokecolor="#5b9bd5 [3204]" strokeweight=".5pt">
                <v:stroke endarrow="block" joinstyle="miter"/>
              </v:shape>
            </w:pict>
          </mc:Fallback>
        </mc:AlternateContent>
      </w:r>
      <w:r w:rsidR="002A6EA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1AEB6A" wp14:editId="57EAAAB6">
                <wp:simplePos x="0" y="0"/>
                <wp:positionH relativeFrom="column">
                  <wp:posOffset>-320718</wp:posOffset>
                </wp:positionH>
                <wp:positionV relativeFrom="paragraph">
                  <wp:posOffset>2146897</wp:posOffset>
                </wp:positionV>
                <wp:extent cx="3434786" cy="1773881"/>
                <wp:effectExtent l="38100" t="0" r="32385" b="5524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4786" cy="1773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820D" id="Прямая со стрелкой 9" o:spid="_x0000_s1026" type="#_x0000_t32" style="position:absolute;margin-left:-25.25pt;margin-top:169.05pt;width:270.45pt;height:139.7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="009F7A0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52674A" wp14:editId="22512EC4">
                <wp:simplePos x="0" y="0"/>
                <wp:positionH relativeFrom="column">
                  <wp:posOffset>713788</wp:posOffset>
                </wp:positionH>
                <wp:positionV relativeFrom="paragraph">
                  <wp:posOffset>256013</wp:posOffset>
                </wp:positionV>
                <wp:extent cx="914400" cy="250166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40194" w14:textId="4CD59143" w:rsidR="00B44055" w:rsidRPr="00735AF4" w:rsidRDefault="00B44055" w:rsidP="009F7A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 w:rsidRPr="00511684">
                              <w:rPr>
                                <w:vertAlign w:val="subscript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674A" id="Надпись 27" o:spid="_x0000_s1028" type="#_x0000_t202" style="position:absolute;left:0;text-align:left;margin-left:56.2pt;margin-top:20.15pt;width:1in;height:19.7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" filled="f" stroked="f" strokeweight=".5pt">
                <v:textbox>
                  <w:txbxContent>
                    <w:p w14:paraId="33040194" w14:textId="4CD59143" w:rsidR="00B44055" w:rsidRPr="00735AF4" w:rsidRDefault="00B44055" w:rsidP="009F7A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 w:rsidRPr="00511684">
                        <w:rPr>
                          <w:vertAlign w:val="subscript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F7A0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BE77A" wp14:editId="18E5D654">
                <wp:simplePos x="0" y="0"/>
                <wp:positionH relativeFrom="column">
                  <wp:posOffset>-217002</wp:posOffset>
                </wp:positionH>
                <wp:positionV relativeFrom="paragraph">
                  <wp:posOffset>3852689</wp:posOffset>
                </wp:positionV>
                <wp:extent cx="914400" cy="267227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72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D674D" w14:textId="38CA8824" w:rsidR="00B44055" w:rsidRPr="00511684" w:rsidRDefault="00B44055" w:rsidP="009F7A0B">
                            <w:pPr>
                              <w:rPr>
                                <w:lang w:val="en-US"/>
                              </w:rPr>
                            </w:pPr>
                            <w:r>
                              <w:t>Х</w:t>
                            </w:r>
                            <w:r w:rsidRPr="00511684">
                              <w:rPr>
                                <w:vertAlign w:val="subscript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E77A" id="Надпись 21" o:spid="_x0000_s1029" type="#_x0000_t202" style="position:absolute;left:0;text-align:left;margin-left:-17.1pt;margin-top:303.35pt;width:1in;height:21.0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" filled="f" stroked="f" strokeweight=".5pt">
                <v:textbox>
                  <w:txbxContent>
                    <w:p w14:paraId="3BBD674D" w14:textId="38CA8824" w:rsidR="00B44055" w:rsidRPr="00511684" w:rsidRDefault="00B44055" w:rsidP="009F7A0B">
                      <w:pPr>
                        <w:rPr>
                          <w:lang w:val="en-US"/>
                        </w:rPr>
                      </w:pPr>
                      <w:r>
                        <w:t>Х</w:t>
                      </w:r>
                      <w:r w:rsidRPr="00511684">
                        <w:rPr>
                          <w:vertAlign w:val="subscript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F7A0B">
        <w:rPr>
          <w:noProof/>
        </w:rPr>
        <w:drawing>
          <wp:inline distT="0" distB="0" distL="0" distR="0" wp14:anchorId="56AD97B8" wp14:editId="5CA23F5D">
            <wp:extent cx="5281684" cy="4535636"/>
            <wp:effectExtent l="0" t="0" r="0" b="0"/>
            <wp:docPr id="11" name="Рисунок 11" descr="D:\Университет\7 семестр\НИРС\Аппарат\8. 3D модел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D:\Университет\7 семестр\НИРС\Аппарат\8. 3D модель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97" cy="453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F765" w14:textId="77777777" w:rsidR="009F7A0B" w:rsidRPr="00D52C7B" w:rsidRDefault="009F7A0B" w:rsidP="009F7A0B">
      <w:pPr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>
        <w:rPr>
          <w:sz w:val="28"/>
        </w:rPr>
        <w:t xml:space="preserve">1 </w:t>
      </w:r>
      <w:r>
        <w:rPr>
          <w:sz w:val="28"/>
        </w:rPr>
        <w:sym w:font="Symbol" w:char="F02D"/>
      </w:r>
      <w:r>
        <w:rPr>
          <w:sz w:val="28"/>
        </w:rPr>
        <w:t xml:space="preserve"> </w:t>
      </w:r>
      <w:r w:rsidRPr="00D52C7B">
        <w:rPr>
          <w:sz w:val="28"/>
        </w:rPr>
        <w:t>Внешний вид ПА</w:t>
      </w:r>
    </w:p>
    <w:p w14:paraId="1A95BF07" w14:textId="77777777" w:rsidR="009F7A0B" w:rsidRPr="00505BCD" w:rsidRDefault="009F7A0B" w:rsidP="009F7A0B">
      <w:pPr>
        <w:rPr>
          <w:sz w:val="28"/>
        </w:rPr>
      </w:pPr>
    </w:p>
    <w:p w14:paraId="7DCE2138" w14:textId="77777777" w:rsidR="009F7A0B" w:rsidRPr="00505BCD" w:rsidRDefault="009F7A0B" w:rsidP="009F7A0B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Движители 1 – 4 расположены по векторной схеме. </w:t>
      </w:r>
      <w:r w:rsidRPr="00505BCD">
        <w:rPr>
          <w:sz w:val="28"/>
        </w:rPr>
        <w:t xml:space="preserve">Четыре движителя, </w:t>
      </w:r>
      <w:r>
        <w:rPr>
          <w:sz w:val="28"/>
        </w:rPr>
        <w:t>отвечающие</w:t>
      </w:r>
      <w:r w:rsidRPr="00505BCD">
        <w:rPr>
          <w:sz w:val="28"/>
        </w:rPr>
        <w:t xml:space="preserve"> за маршевое и лаговое движения</w:t>
      </w:r>
      <w:r>
        <w:rPr>
          <w:sz w:val="28"/>
        </w:rPr>
        <w:t>, а также поворот по курсу,</w:t>
      </w:r>
      <w:r w:rsidRPr="00505BCD">
        <w:rPr>
          <w:sz w:val="28"/>
        </w:rPr>
        <w:t xml:space="preserve"> </w:t>
      </w:r>
      <w:r>
        <w:rPr>
          <w:sz w:val="28"/>
        </w:rPr>
        <w:t>размещены в горизонтальной плоскости</w:t>
      </w:r>
      <w:r w:rsidRPr="00505BCD">
        <w:rPr>
          <w:sz w:val="28"/>
        </w:rPr>
        <w:t xml:space="preserve"> </w:t>
      </w:r>
      <w:r>
        <w:rPr>
          <w:sz w:val="28"/>
        </w:rPr>
        <w:t>под углом в α =</w:t>
      </w:r>
      <w:r w:rsidRPr="003D3533">
        <w:rPr>
          <w:sz w:val="28"/>
        </w:rPr>
        <w:t xml:space="preserve"> </w:t>
      </w:r>
      <w:r>
        <w:rPr>
          <w:sz w:val="28"/>
        </w:rPr>
        <w:t>45° к продольно-вертикальной плоскости ПА</w:t>
      </w:r>
      <w:r w:rsidRPr="00505BCD">
        <w:rPr>
          <w:sz w:val="28"/>
        </w:rPr>
        <w:t xml:space="preserve">. </w:t>
      </w:r>
      <w:r w:rsidRPr="007240CE">
        <w:rPr>
          <w:sz w:val="28"/>
        </w:rPr>
        <w:t>Четыре вертикальных</w:t>
      </w:r>
      <w:r w:rsidRPr="00505BCD">
        <w:rPr>
          <w:sz w:val="28"/>
        </w:rPr>
        <w:t xml:space="preserve"> </w:t>
      </w:r>
      <w:r>
        <w:rPr>
          <w:sz w:val="28"/>
        </w:rPr>
        <w:t>винтомоторных агрегата (</w:t>
      </w:r>
      <w:r w:rsidRPr="00505BCD">
        <w:rPr>
          <w:sz w:val="28"/>
        </w:rPr>
        <w:t>ВМА</w:t>
      </w:r>
      <w:r>
        <w:rPr>
          <w:sz w:val="28"/>
        </w:rPr>
        <w:t>)</w:t>
      </w:r>
      <w:r w:rsidRPr="00505BCD">
        <w:rPr>
          <w:sz w:val="28"/>
        </w:rPr>
        <w:t xml:space="preserve"> обеспечивают перемещение</w:t>
      </w:r>
      <w:r>
        <w:rPr>
          <w:sz w:val="28"/>
        </w:rPr>
        <w:t xml:space="preserve"> аппарата</w:t>
      </w:r>
      <w:r w:rsidRPr="00505BCD">
        <w:rPr>
          <w:sz w:val="28"/>
        </w:rPr>
        <w:t xml:space="preserve"> по глубине и </w:t>
      </w:r>
      <w:r>
        <w:rPr>
          <w:sz w:val="28"/>
        </w:rPr>
        <w:t xml:space="preserve">его </w:t>
      </w:r>
      <w:r w:rsidRPr="00505BCD">
        <w:rPr>
          <w:sz w:val="28"/>
        </w:rPr>
        <w:t xml:space="preserve">поворот по дифференту и крену. Таким образом, </w:t>
      </w:r>
      <w:r>
        <w:rPr>
          <w:sz w:val="28"/>
        </w:rPr>
        <w:t>рассмотренная компоновка позволяет осуществлять управление ПА по</w:t>
      </w:r>
      <w:r w:rsidRPr="007240CE">
        <w:rPr>
          <w:sz w:val="28"/>
        </w:rPr>
        <w:t xml:space="preserve"> все</w:t>
      </w:r>
      <w:r>
        <w:rPr>
          <w:sz w:val="28"/>
        </w:rPr>
        <w:t>м шести степеням свободы</w:t>
      </w:r>
      <w:r w:rsidRPr="00505BCD">
        <w:rPr>
          <w:sz w:val="28"/>
        </w:rPr>
        <w:t xml:space="preserve">. </w:t>
      </w:r>
    </w:p>
    <w:p w14:paraId="1F89F313" w14:textId="77777777" w:rsidR="00D05A3B" w:rsidRDefault="00D05A3B" w:rsidP="00D05A3B"/>
    <w:p w14:paraId="0A3EEDE8" w14:textId="35CB1D09" w:rsidR="00812A08" w:rsidDel="00F34E7F" w:rsidRDefault="00812A08">
      <w:pPr>
        <w:ind w:firstLine="708"/>
        <w:jc w:val="both"/>
        <w:rPr>
          <w:del w:id="127" w:author="Eugene" w:date="2019-05-21T18:34:00Z"/>
          <w:sz w:val="28"/>
        </w:rPr>
        <w:pPrChange w:id="128" w:author="Eugene" w:date="2019-04-21T20:29:00Z">
          <w:pPr/>
        </w:pPrChange>
      </w:pPr>
      <w:r w:rsidRPr="0026490F">
        <w:rPr>
          <w:sz w:val="28"/>
        </w:rPr>
        <w:lastRenderedPageBreak/>
        <w:t>Уравнение</w:t>
      </w:r>
      <w:r>
        <w:rPr>
          <w:sz w:val="28"/>
        </w:rPr>
        <w:t xml:space="preserve">, </w:t>
      </w:r>
      <w:r w:rsidR="008071B5">
        <w:rPr>
          <w:sz w:val="28"/>
        </w:rPr>
        <w:t>описывающее</w:t>
      </w:r>
      <w:r>
        <w:rPr>
          <w:sz w:val="28"/>
        </w:rPr>
        <w:t xml:space="preserve"> электрические процессы двигателя:</w:t>
      </w:r>
    </w:p>
    <w:p w14:paraId="2B399421" w14:textId="77777777" w:rsidR="00812A08" w:rsidRDefault="00812A08">
      <w:pPr>
        <w:ind w:firstLine="708"/>
        <w:jc w:val="both"/>
        <w:rPr>
          <w:sz w:val="28"/>
        </w:rPr>
        <w:pPrChange w:id="129" w:author="Eugene" w:date="2019-05-21T18:34:00Z">
          <w:pPr/>
        </w:pPrChange>
      </w:pPr>
    </w:p>
    <w:p w14:paraId="5AF48E54" w14:textId="02EE2C20" w:rsidR="00812A08" w:rsidRDefault="00812A08">
      <w:pPr>
        <w:spacing w:line="360" w:lineRule="auto"/>
        <w:rPr>
          <w:ins w:id="130" w:author="Eugene" w:date="2019-04-21T20:29:00Z"/>
          <w:sz w:val="28"/>
        </w:rPr>
        <w:pPrChange w:id="131" w:author="Eugene" w:date="2019-04-21T20:33:00Z">
          <w:pPr/>
        </w:pPrChange>
      </w:pPr>
      <w:r w:rsidRPr="0026490F">
        <w:rPr>
          <w:position w:val="-24"/>
        </w:rPr>
        <w:object w:dxaOrig="2240" w:dyaOrig="620" w14:anchorId="2ED1202B">
          <v:shape id="_x0000_i1027" type="#_x0000_t75" style="width:152.45pt;height:42.35pt" o:ole="">
            <v:imagedata r:id="rId12" o:title=""/>
          </v:shape>
          <o:OLEObject Type="Embed" ProgID="Equation.DSMT4" ShapeID="_x0000_i1027" DrawAspect="Content" ObjectID="_1670349385" r:id="rId13"/>
        </w:object>
      </w:r>
      <w:ins w:id="132" w:author="Eugene" w:date="2019-04-21T20:29:00Z">
        <w:r w:rsidR="002566DC" w:rsidRPr="002566DC">
          <w:rPr>
            <w:sz w:val="28"/>
            <w:rPrChange w:id="133" w:author="Eugene" w:date="2019-04-21T20:29:00Z">
              <w:rPr/>
            </w:rPrChange>
          </w:rPr>
          <w:t>,</w:t>
        </w:r>
        <w:r w:rsidR="002566DC">
          <w:rPr>
            <w:sz w:val="28"/>
          </w:rPr>
          <w:t xml:space="preserve"> где</w:t>
        </w:r>
      </w:ins>
    </w:p>
    <w:p w14:paraId="061F855F" w14:textId="18F212A2" w:rsidR="002566DC" w:rsidRDefault="002566DC" w:rsidP="00F15B64">
      <w:pPr>
        <w:spacing w:line="360" w:lineRule="auto"/>
        <w:rPr>
          <w:ins w:id="134" w:author="Eugene" w:date="2019-04-21T20:30:00Z"/>
          <w:sz w:val="28"/>
        </w:rPr>
      </w:pPr>
      <w:ins w:id="135" w:author="Eugene" w:date="2019-04-21T20:29:00Z">
        <w:r w:rsidRPr="007E67B7">
          <w:rPr>
            <w:position w:val="-6"/>
          </w:rPr>
          <w:object w:dxaOrig="260" w:dyaOrig="279" w14:anchorId="301D4F1D">
            <v:shape id="_x0000_i1028" type="#_x0000_t75" style="width:20.1pt;height:20.1pt" o:ole="">
              <v:imagedata r:id="rId14" o:title=""/>
            </v:shape>
            <o:OLEObject Type="Embed" ProgID="Equation.DSMT4" ShapeID="_x0000_i1028" DrawAspect="Content" ObjectID="_1670349386" r:id="rId15"/>
          </w:object>
        </w:r>
      </w:ins>
      <w:ins w:id="136" w:author="Eugene" w:date="2019-04-21T20:29:00Z">
        <w:r>
          <w:rPr>
            <w:sz w:val="28"/>
          </w:rPr>
          <w:t>- напряжение, подаваемое на движитель</w:t>
        </w:r>
      </w:ins>
      <w:ins w:id="137" w:author="Eugene" w:date="2019-05-21T18:35:00Z">
        <w:r w:rsidR="00211436" w:rsidRPr="001010B1">
          <w:rPr>
            <w:sz w:val="28"/>
            <w:rPrChange w:id="138" w:author="Eugene" w:date="2019-05-28T21:52:00Z">
              <w:rPr>
                <w:sz w:val="28"/>
                <w:lang w:val="en-US"/>
              </w:rPr>
            </w:rPrChange>
          </w:rPr>
          <w:t xml:space="preserve">, </w:t>
        </w:r>
        <w:r w:rsidR="00211436">
          <w:rPr>
            <w:sz w:val="28"/>
            <w:lang w:val="en-US"/>
          </w:rPr>
          <w:t>B</w:t>
        </w:r>
      </w:ins>
      <w:ins w:id="139" w:author="Eugene" w:date="2019-04-21T20:29:00Z">
        <w:r>
          <w:rPr>
            <w:sz w:val="28"/>
          </w:rPr>
          <w:t>;</w:t>
        </w:r>
      </w:ins>
    </w:p>
    <w:p w14:paraId="58BC294C" w14:textId="19C1A0E1" w:rsidR="002566DC" w:rsidRPr="002566DC" w:rsidRDefault="002566DC" w:rsidP="00F15B64">
      <w:pPr>
        <w:spacing w:line="360" w:lineRule="auto"/>
        <w:rPr>
          <w:ins w:id="140" w:author="Eugene" w:date="2019-04-21T20:29:00Z"/>
          <w:sz w:val="28"/>
        </w:rPr>
      </w:pPr>
      <w:ins w:id="141" w:author="Eugene" w:date="2019-04-21T20:30:00Z">
        <w:r w:rsidRPr="007E67B7">
          <w:rPr>
            <w:position w:val="-6"/>
          </w:rPr>
          <w:object w:dxaOrig="139" w:dyaOrig="260" w14:anchorId="3126BF3C">
            <v:shape id="_x0000_i1029" type="#_x0000_t75" style="width:8.45pt;height:20.1pt" o:ole="">
              <v:imagedata r:id="rId16" o:title=""/>
            </v:shape>
            <o:OLEObject Type="Embed" ProgID="Equation.DSMT4" ShapeID="_x0000_i1029" DrawAspect="Content" ObjectID="_1670349387" r:id="rId17"/>
          </w:object>
        </w:r>
      </w:ins>
      <w:ins w:id="142" w:author="Eugene" w:date="2019-04-21T20:32:00Z">
        <w:r w:rsidRPr="002566DC">
          <w:rPr>
            <w:sz w:val="28"/>
            <w:rPrChange w:id="143" w:author="Eugene" w:date="2019-04-21T20:32:00Z">
              <w:rPr/>
            </w:rPrChange>
          </w:rPr>
          <w:t>- ток движителя,</w:t>
        </w:r>
      </w:ins>
      <w:ins w:id="144" w:author="Eugene" w:date="2019-05-21T18:35:00Z">
        <w:r w:rsidR="00211436">
          <w:rPr>
            <w:sz w:val="28"/>
          </w:rPr>
          <w:t xml:space="preserve"> А,</w:t>
        </w:r>
      </w:ins>
    </w:p>
    <w:p w14:paraId="024C3468" w14:textId="34458AEA" w:rsidR="002566DC" w:rsidRPr="002566DC" w:rsidRDefault="002566DC" w:rsidP="00F15B64">
      <w:pPr>
        <w:spacing w:line="360" w:lineRule="auto"/>
        <w:rPr>
          <w:ins w:id="145" w:author="Eugene" w:date="2019-04-21T20:31:00Z"/>
          <w:sz w:val="28"/>
          <w:rPrChange w:id="146" w:author="Eugene" w:date="2019-04-21T20:32:00Z">
            <w:rPr>
              <w:ins w:id="147" w:author="Eugene" w:date="2019-04-21T20:31:00Z"/>
            </w:rPr>
          </w:rPrChange>
        </w:rPr>
      </w:pPr>
      <w:ins w:id="148" w:author="Eugene" w:date="2019-04-21T20:30:00Z">
        <w:r w:rsidRPr="007E67B7">
          <w:rPr>
            <w:position w:val="-4"/>
          </w:rPr>
          <w:object w:dxaOrig="240" w:dyaOrig="260" w14:anchorId="6FFD154C">
            <v:shape id="_x0000_i1030" type="#_x0000_t75" style="width:16.95pt;height:20.1pt" o:ole="">
              <v:imagedata r:id="rId18" o:title=""/>
            </v:shape>
            <o:OLEObject Type="Embed" ProgID="Equation.DSMT4" ShapeID="_x0000_i1030" DrawAspect="Content" ObjectID="_1670349388" r:id="rId19"/>
          </w:object>
        </w:r>
      </w:ins>
      <w:ins w:id="149" w:author="Eugene" w:date="2019-04-21T20:32:00Z">
        <w:r>
          <w:rPr>
            <w:sz w:val="28"/>
          </w:rPr>
          <w:t>- сопротивление обмоток движителя,</w:t>
        </w:r>
      </w:ins>
      <w:ins w:id="150" w:author="Eugene" w:date="2019-05-21T18:35:00Z">
        <w:r w:rsidR="00211436">
          <w:rPr>
            <w:sz w:val="28"/>
          </w:rPr>
          <w:t xml:space="preserve"> Ом,</w:t>
        </w:r>
      </w:ins>
    </w:p>
    <w:p w14:paraId="2C581E28" w14:textId="6AEF0F2B" w:rsidR="002566DC" w:rsidRPr="002566DC" w:rsidRDefault="002566DC" w:rsidP="00F15B64">
      <w:pPr>
        <w:spacing w:line="360" w:lineRule="auto"/>
        <w:rPr>
          <w:ins w:id="151" w:author="Eugene" w:date="2019-04-21T20:31:00Z"/>
          <w:sz w:val="28"/>
          <w:rPrChange w:id="152" w:author="Eugene" w:date="2019-04-21T20:32:00Z">
            <w:rPr>
              <w:ins w:id="153" w:author="Eugene" w:date="2019-04-21T20:31:00Z"/>
            </w:rPr>
          </w:rPrChange>
        </w:rPr>
      </w:pPr>
      <w:ins w:id="154" w:author="Eugene" w:date="2019-04-21T20:31:00Z">
        <w:r w:rsidRPr="007E67B7">
          <w:rPr>
            <w:position w:val="-4"/>
          </w:rPr>
          <w:object w:dxaOrig="220" w:dyaOrig="260" w14:anchorId="2F7388BE">
            <v:shape id="_x0000_i1031" type="#_x0000_t75" style="width:14.8pt;height:20.1pt" o:ole="">
              <v:imagedata r:id="rId20" o:title=""/>
            </v:shape>
            <o:OLEObject Type="Embed" ProgID="Equation.DSMT4" ShapeID="_x0000_i1031" DrawAspect="Content" ObjectID="_1670349389" r:id="rId21"/>
          </w:object>
        </w:r>
      </w:ins>
      <w:ins w:id="155" w:author="Eugene" w:date="2019-04-21T20:32:00Z">
        <w:r>
          <w:rPr>
            <w:sz w:val="28"/>
          </w:rPr>
          <w:t>- индуктивность обмоток движителя,</w:t>
        </w:r>
      </w:ins>
      <w:ins w:id="156" w:author="Eugene" w:date="2019-05-21T18:35:00Z">
        <w:r w:rsidR="00211436">
          <w:rPr>
            <w:sz w:val="28"/>
          </w:rPr>
          <w:t xml:space="preserve"> Гн,</w:t>
        </w:r>
      </w:ins>
    </w:p>
    <w:p w14:paraId="618C8E1B" w14:textId="7025CE7E" w:rsidR="002566DC" w:rsidRPr="002566DC" w:rsidRDefault="002566DC" w:rsidP="00F15B64">
      <w:pPr>
        <w:spacing w:line="360" w:lineRule="auto"/>
        <w:rPr>
          <w:ins w:id="157" w:author="Eugene" w:date="2019-04-21T20:31:00Z"/>
          <w:sz w:val="28"/>
          <w:rPrChange w:id="158" w:author="Eugene" w:date="2019-04-21T20:32:00Z">
            <w:rPr>
              <w:ins w:id="159" w:author="Eugene" w:date="2019-04-21T20:31:00Z"/>
            </w:rPr>
          </w:rPrChange>
        </w:rPr>
      </w:pPr>
      <w:ins w:id="160" w:author="Eugene" w:date="2019-04-21T20:31:00Z">
        <w:r w:rsidRPr="007E67B7">
          <w:rPr>
            <w:position w:val="-6"/>
          </w:rPr>
          <w:object w:dxaOrig="360" w:dyaOrig="279" w14:anchorId="491E267E">
            <v:shape id="_x0000_i1032" type="#_x0000_t75" style="width:24.35pt;height:20.1pt" o:ole="">
              <v:imagedata r:id="rId22" o:title=""/>
            </v:shape>
            <o:OLEObject Type="Embed" ProgID="Equation.DSMT4" ShapeID="_x0000_i1032" DrawAspect="Content" ObjectID="_1670349390" r:id="rId23"/>
          </w:object>
        </w:r>
      </w:ins>
      <w:ins w:id="161" w:author="Eugene" w:date="2019-04-21T20:32:00Z">
        <w:r>
          <w:rPr>
            <w:sz w:val="28"/>
          </w:rPr>
          <w:t xml:space="preserve">- коэффициент </w:t>
        </w:r>
        <w:proofErr w:type="spellStart"/>
        <w:r>
          <w:rPr>
            <w:sz w:val="28"/>
          </w:rPr>
          <w:t>противоЭДС</w:t>
        </w:r>
        <w:proofErr w:type="spellEnd"/>
        <w:r>
          <w:rPr>
            <w:sz w:val="28"/>
          </w:rPr>
          <w:t>,</w:t>
        </w:r>
      </w:ins>
      <w:ins w:id="162" w:author="Eugene" w:date="2019-05-21T18:35:00Z">
        <w:r w:rsidR="00211436">
          <w:rPr>
            <w:sz w:val="28"/>
          </w:rPr>
          <w:t xml:space="preserve"> В,</w:t>
        </w:r>
      </w:ins>
    </w:p>
    <w:p w14:paraId="61BA74C2" w14:textId="756FAAEF" w:rsidR="002566DC" w:rsidRPr="002566DC" w:rsidRDefault="002566DC" w:rsidP="00F15B64">
      <w:pPr>
        <w:spacing w:line="360" w:lineRule="auto"/>
        <w:rPr>
          <w:ins w:id="163" w:author="Eugene" w:date="2019-04-21T20:31:00Z"/>
          <w:sz w:val="28"/>
          <w:rPrChange w:id="164" w:author="Eugene" w:date="2019-04-21T20:33:00Z">
            <w:rPr>
              <w:ins w:id="165" w:author="Eugene" w:date="2019-04-21T20:31:00Z"/>
            </w:rPr>
          </w:rPrChange>
        </w:rPr>
      </w:pPr>
      <w:ins w:id="166" w:author="Eugene" w:date="2019-04-21T20:31:00Z">
        <w:r w:rsidRPr="007E67B7">
          <w:rPr>
            <w:position w:val="-12"/>
          </w:rPr>
          <w:object w:dxaOrig="360" w:dyaOrig="360" w14:anchorId="6D244721">
            <v:shape id="_x0000_i1033" type="#_x0000_t75" style="width:24.35pt;height:24.35pt" o:ole="">
              <v:imagedata r:id="rId24" o:title=""/>
            </v:shape>
            <o:OLEObject Type="Embed" ProgID="Equation.DSMT4" ShapeID="_x0000_i1033" DrawAspect="Content" ObjectID="_1670349391" r:id="rId25"/>
          </w:object>
        </w:r>
      </w:ins>
      <w:ins w:id="167" w:author="Eugene" w:date="2019-04-21T20:33:00Z">
        <w:r>
          <w:rPr>
            <w:sz w:val="28"/>
          </w:rPr>
          <w:t xml:space="preserve"> - угловая скорость вращения вала движителя</w:t>
        </w:r>
      </w:ins>
      <w:ins w:id="168" w:author="Eugene" w:date="2019-05-21T18:35:00Z">
        <w:r w:rsidR="00211436">
          <w:rPr>
            <w:sz w:val="28"/>
          </w:rPr>
          <w:t xml:space="preserve"> с</w:t>
        </w:r>
        <w:r w:rsidR="00211436" w:rsidRPr="00211436">
          <w:rPr>
            <w:sz w:val="28"/>
            <w:vertAlign w:val="superscript"/>
            <w:rPrChange w:id="169" w:author="Eugene" w:date="2019-05-21T18:35:00Z">
              <w:rPr>
                <w:sz w:val="28"/>
              </w:rPr>
            </w:rPrChange>
          </w:rPr>
          <w:t>-1</w:t>
        </w:r>
      </w:ins>
      <w:ins w:id="170" w:author="Eugene" w:date="2019-04-21T20:33:00Z">
        <w:r>
          <w:rPr>
            <w:sz w:val="28"/>
          </w:rPr>
          <w:t>.</w:t>
        </w:r>
      </w:ins>
    </w:p>
    <w:p w14:paraId="2C950D19" w14:textId="77777777" w:rsidR="002566DC" w:rsidRDefault="002566DC" w:rsidP="00812A08"/>
    <w:p w14:paraId="73050C45" w14:textId="6CE14A7A" w:rsidR="00812A08" w:rsidRPr="0026490F" w:rsidDel="002566DC" w:rsidRDefault="00812A08">
      <w:pPr>
        <w:spacing w:line="360" w:lineRule="auto"/>
        <w:rPr>
          <w:del w:id="171" w:author="Eugene" w:date="2019-04-21T20:29:00Z"/>
          <w:sz w:val="32"/>
        </w:rPr>
        <w:pPrChange w:id="172" w:author="Eugene" w:date="2019-04-21T20:34:00Z">
          <w:pPr/>
        </w:pPrChange>
      </w:pPr>
      <w:r w:rsidRPr="0026490F">
        <w:rPr>
          <w:sz w:val="28"/>
        </w:rPr>
        <w:t>Уравнение момента</w:t>
      </w:r>
      <w:ins w:id="173" w:author="Eugene" w:date="2019-04-21T20:34:00Z">
        <w:r w:rsidR="00A52798">
          <w:rPr>
            <w:sz w:val="28"/>
          </w:rPr>
          <w:t xml:space="preserve"> </w:t>
        </w:r>
      </w:ins>
      <w:r w:rsidR="00224D10">
        <w:rPr>
          <w:sz w:val="28"/>
        </w:rPr>
        <w:t>могут быть представлены как</w:t>
      </w:r>
      <w:r w:rsidRPr="0026490F">
        <w:rPr>
          <w:sz w:val="28"/>
        </w:rPr>
        <w:t>:</w:t>
      </w:r>
    </w:p>
    <w:p w14:paraId="23B4B884" w14:textId="77777777" w:rsidR="00812A08" w:rsidRDefault="00812A08">
      <w:pPr>
        <w:spacing w:line="360" w:lineRule="auto"/>
        <w:rPr>
          <w:sz w:val="28"/>
        </w:rPr>
        <w:pPrChange w:id="174" w:author="Eugene" w:date="2019-04-21T20:34:00Z">
          <w:pPr>
            <w:spacing w:after="160" w:line="259" w:lineRule="auto"/>
          </w:pPr>
        </w:pPrChange>
      </w:pPr>
    </w:p>
    <w:p w14:paraId="671766C2" w14:textId="19F308BC" w:rsidR="00812A08" w:rsidRDefault="00812A08">
      <w:pPr>
        <w:spacing w:after="160" w:line="360" w:lineRule="auto"/>
        <w:rPr>
          <w:ins w:id="175" w:author="Eugene" w:date="2019-04-21T20:34:00Z"/>
        </w:rPr>
        <w:pPrChange w:id="176" w:author="Eugene" w:date="2019-04-21T20:34:00Z">
          <w:pPr>
            <w:spacing w:after="160" w:line="259" w:lineRule="auto"/>
          </w:pPr>
        </w:pPrChange>
      </w:pPr>
      <w:r w:rsidRPr="0026490F">
        <w:rPr>
          <w:position w:val="-12"/>
        </w:rPr>
        <w:object w:dxaOrig="1040" w:dyaOrig="360" w14:anchorId="27CBD7AE">
          <v:shape id="_x0000_i1034" type="#_x0000_t75" style="width:69.9pt;height:22.25pt" o:ole="">
            <v:imagedata r:id="rId26" o:title=""/>
          </v:shape>
          <o:OLEObject Type="Embed" ProgID="Equation.DSMT4" ShapeID="_x0000_i1034" DrawAspect="Content" ObjectID="_1670349392" r:id="rId27"/>
        </w:object>
      </w:r>
      <w:r w:rsidR="00224D10">
        <w:t>,</w:t>
      </w:r>
    </w:p>
    <w:p w14:paraId="2BC9364D" w14:textId="562674C5" w:rsidR="00A52798" w:rsidRPr="00A52798" w:rsidRDefault="00224D10">
      <w:pPr>
        <w:spacing w:after="160" w:line="360" w:lineRule="auto"/>
        <w:rPr>
          <w:sz w:val="28"/>
          <w:rPrChange w:id="177" w:author="Eugene" w:date="2019-04-21T20:35:00Z">
            <w:rPr/>
          </w:rPrChange>
        </w:rPr>
        <w:pPrChange w:id="178" w:author="Eugene" w:date="2019-04-21T20:34:00Z">
          <w:pPr>
            <w:spacing w:after="160" w:line="259" w:lineRule="auto"/>
          </w:pPr>
        </w:pPrChange>
      </w:pPr>
      <w:r>
        <w:t xml:space="preserve">Где </w:t>
      </w:r>
      <w:ins w:id="179" w:author="Eugene" w:date="2019-04-21T20:34:00Z">
        <w:r w:rsidR="00A52798" w:rsidRPr="0026490F">
          <w:rPr>
            <w:position w:val="-12"/>
          </w:rPr>
          <w:object w:dxaOrig="360" w:dyaOrig="360" w14:anchorId="613501A9">
            <v:shape id="_x0000_i1035" type="#_x0000_t75" style="width:24.35pt;height:22.25pt" o:ole="">
              <v:imagedata r:id="rId28" o:title=""/>
            </v:shape>
            <o:OLEObject Type="Embed" ProgID="Equation.DSMT4" ShapeID="_x0000_i1035" DrawAspect="Content" ObjectID="_1670349393" r:id="rId29"/>
          </w:object>
        </w:r>
      </w:ins>
      <w:ins w:id="180" w:author="Eugene" w:date="2019-04-21T20:35:00Z">
        <w:r w:rsidR="00A52798">
          <w:rPr>
            <w:sz w:val="28"/>
          </w:rPr>
          <w:t>- коэффициент момента движителя;</w:t>
        </w:r>
      </w:ins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75"/>
        <w:gridCol w:w="1277"/>
      </w:tblGrid>
      <w:tr w:rsidR="00812A08" w14:paraId="5162A110" w14:textId="77777777" w:rsidTr="00292150">
        <w:trPr>
          <w:trHeight w:val="2574"/>
        </w:trPr>
        <w:tc>
          <w:tcPr>
            <w:tcW w:w="7175" w:type="dxa"/>
          </w:tcPr>
          <w:p w14:paraId="2E548E4B" w14:textId="6E8D6ECC" w:rsidR="00812A08" w:rsidRDefault="00203DB2">
            <w:pPr>
              <w:spacing w:after="160" w:line="360" w:lineRule="auto"/>
              <w:rPr>
                <w:ins w:id="181" w:author="Eugene" w:date="2019-04-21T20:35:00Z"/>
              </w:rPr>
              <w:pPrChange w:id="182" w:author="Eugene" w:date="2019-04-21T20:34:00Z">
                <w:pPr>
                  <w:spacing w:after="160" w:line="259" w:lineRule="auto"/>
                </w:pPr>
              </w:pPrChange>
            </w:pPr>
            <w:r w:rsidRPr="00203DB2">
              <w:rPr>
                <w:position w:val="-24"/>
              </w:rPr>
              <w:object w:dxaOrig="2720" w:dyaOrig="620" w14:anchorId="521E01AE">
                <v:shape id="_x0000_i1036" type="#_x0000_t75" style="width:186.35pt;height:42.35pt" o:ole="">
                  <v:imagedata r:id="rId30" o:title=""/>
                </v:shape>
                <o:OLEObject Type="Embed" ProgID="Equation.DSMT4" ShapeID="_x0000_i1036" DrawAspect="Content" ObjectID="_1670349394" r:id="rId31"/>
              </w:object>
            </w:r>
          </w:p>
          <w:p w14:paraId="246FC2B5" w14:textId="370C7922" w:rsidR="00A52798" w:rsidRDefault="00A52798">
            <w:pPr>
              <w:spacing w:after="160" w:line="360" w:lineRule="auto"/>
              <w:rPr>
                <w:ins w:id="183" w:author="Eugene" w:date="2019-04-21T20:35:00Z"/>
                <w:sz w:val="28"/>
              </w:rPr>
              <w:pPrChange w:id="184" w:author="Eugene" w:date="2019-04-21T20:34:00Z">
                <w:pPr>
                  <w:spacing w:after="160" w:line="259" w:lineRule="auto"/>
                </w:pPr>
              </w:pPrChange>
            </w:pPr>
            <w:ins w:id="185" w:author="Eugene" w:date="2019-04-21T20:35:00Z">
              <w:r w:rsidRPr="007E67B7">
                <w:rPr>
                  <w:position w:val="-12"/>
                </w:rPr>
                <w:object w:dxaOrig="300" w:dyaOrig="360" w14:anchorId="7CE39794">
                  <v:shape id="_x0000_i1037" type="#_x0000_t75" style="width:20.1pt;height:24.35pt" o:ole="">
                    <v:imagedata r:id="rId32" o:title=""/>
                  </v:shape>
                  <o:OLEObject Type="Embed" ProgID="Equation.DSMT4" ShapeID="_x0000_i1037" DrawAspect="Content" ObjectID="_1670349395" r:id="rId33"/>
                </w:object>
              </w:r>
            </w:ins>
            <w:ins w:id="186" w:author="Eugene" w:date="2019-04-21T20:35:00Z">
              <w:r>
                <w:rPr>
                  <w:sz w:val="28"/>
                </w:rPr>
                <w:t>- суммарный момент инерции движителя</w:t>
              </w:r>
            </w:ins>
            <w:ins w:id="187" w:author="Eugene" w:date="2019-05-21T18:36:00Z">
              <w:r w:rsidR="00211436">
                <w:rPr>
                  <w:sz w:val="28"/>
                </w:rPr>
                <w:t xml:space="preserve">, кг </w:t>
              </w:r>
            </w:ins>
            <w:ins w:id="188" w:author="Eugene" w:date="2019-05-21T18:37:00Z">
              <w:r w:rsidR="00211436">
                <w:rPr>
                  <w:sz w:val="28"/>
                </w:rPr>
                <w:t>∙</w:t>
              </w:r>
            </w:ins>
            <w:ins w:id="189" w:author="Eugene" w:date="2019-05-21T18:36:00Z">
              <w:r w:rsidR="00211436">
                <w:rPr>
                  <w:sz w:val="28"/>
                </w:rPr>
                <w:t>м</w:t>
              </w:r>
              <w:r w:rsidR="00211436" w:rsidRPr="00211436">
                <w:rPr>
                  <w:sz w:val="28"/>
                  <w:vertAlign w:val="superscript"/>
                  <w:rPrChange w:id="190" w:author="Eugene" w:date="2019-05-21T18:36:00Z">
                    <w:rPr>
                      <w:sz w:val="28"/>
                    </w:rPr>
                  </w:rPrChange>
                </w:rPr>
                <w:t>2</w:t>
              </w:r>
            </w:ins>
            <w:ins w:id="191" w:author="Eugene" w:date="2019-04-21T20:35:00Z">
              <w:r>
                <w:rPr>
                  <w:sz w:val="28"/>
                </w:rPr>
                <w:t>,</w:t>
              </w:r>
            </w:ins>
          </w:p>
          <w:p w14:paraId="07CE1345" w14:textId="5B834E49" w:rsidR="00A52798" w:rsidRPr="00A52798" w:rsidRDefault="00A52798">
            <w:pPr>
              <w:spacing w:after="160" w:line="360" w:lineRule="auto"/>
              <w:rPr>
                <w:sz w:val="28"/>
                <w:rPrChange w:id="192" w:author="Eugene" w:date="2019-04-21T20:36:00Z">
                  <w:rPr/>
                </w:rPrChange>
              </w:rPr>
              <w:pPrChange w:id="193" w:author="Eugene" w:date="2019-04-21T20:34:00Z">
                <w:pPr>
                  <w:spacing w:after="160" w:line="259" w:lineRule="auto"/>
                </w:pPr>
              </w:pPrChange>
            </w:pPr>
            <w:ins w:id="194" w:author="Eugene" w:date="2019-04-21T20:36:00Z">
              <w:r w:rsidRPr="007E67B7">
                <w:rPr>
                  <w:position w:val="-12"/>
                </w:rPr>
                <w:object w:dxaOrig="380" w:dyaOrig="360" w14:anchorId="0317DB9D">
                  <v:shape id="_x0000_i1038" type="#_x0000_t75" style="width:27.55pt;height:24.35pt" o:ole="">
                    <v:imagedata r:id="rId34" o:title=""/>
                  </v:shape>
                  <o:OLEObject Type="Embed" ProgID="Equation.DSMT4" ShapeID="_x0000_i1038" DrawAspect="Content" ObjectID="_1670349396" r:id="rId35"/>
                </w:object>
              </w:r>
            </w:ins>
            <w:ins w:id="195" w:author="Eugene" w:date="2019-04-21T20:36:00Z">
              <w:r>
                <w:rPr>
                  <w:sz w:val="28"/>
                </w:rPr>
                <w:t>- коэффициент гребного винта</w:t>
              </w:r>
            </w:ins>
            <w:ins w:id="196" w:author="Eugene" w:date="2019-05-21T18:39:00Z">
              <w:r w:rsidR="003704DC">
                <w:rPr>
                  <w:sz w:val="28"/>
                </w:rPr>
                <w:t xml:space="preserve">, </w:t>
              </w:r>
            </w:ins>
            <w:ins w:id="197" w:author="Eugene" w:date="2019-05-21T18:40:00Z">
              <w:r w:rsidR="003704DC">
                <w:rPr>
                  <w:sz w:val="28"/>
                </w:rPr>
                <w:t>кг ∙м</w:t>
              </w:r>
            </w:ins>
            <w:ins w:id="198" w:author="Eugene" w:date="2019-05-21T18:41:00Z">
              <w:r w:rsidR="00732B4D" w:rsidRPr="00732B4D">
                <w:rPr>
                  <w:sz w:val="28"/>
                  <w:vertAlign w:val="superscript"/>
                  <w:rPrChange w:id="199" w:author="Eugene" w:date="2019-05-21T18:41:00Z">
                    <w:rPr>
                      <w:sz w:val="28"/>
                    </w:rPr>
                  </w:rPrChange>
                </w:rPr>
                <w:t>2</w:t>
              </w:r>
            </w:ins>
            <w:ins w:id="200" w:author="Eugene" w:date="2019-04-21T20:36:00Z">
              <w:r>
                <w:rPr>
                  <w:sz w:val="28"/>
                </w:rPr>
                <w:t>.</w:t>
              </w:r>
            </w:ins>
          </w:p>
        </w:tc>
        <w:tc>
          <w:tcPr>
            <w:tcW w:w="1277" w:type="dxa"/>
          </w:tcPr>
          <w:p w14:paraId="07C5FC09" w14:textId="77777777" w:rsidR="00812A08" w:rsidRDefault="00812A08">
            <w:pPr>
              <w:spacing w:after="160" w:line="360" w:lineRule="auto"/>
              <w:jc w:val="right"/>
              <w:pPrChange w:id="201" w:author="Eugene" w:date="2019-04-21T20:34:00Z">
                <w:pPr>
                  <w:spacing w:after="160" w:line="259" w:lineRule="auto"/>
                  <w:jc w:val="right"/>
                </w:pPr>
              </w:pPrChange>
            </w:pPr>
            <w:del w:id="202" w:author="Eugene" w:date="2019-04-21T20:28:00Z">
              <w:r w:rsidRPr="00BD6DEE" w:rsidDel="002566DC">
                <w:rPr>
                  <w:sz w:val="28"/>
                </w:rPr>
                <w:delText>(6)</w:delText>
              </w:r>
            </w:del>
          </w:p>
        </w:tc>
      </w:tr>
    </w:tbl>
    <w:p w14:paraId="4FC9BAB4" w14:textId="1D226DB3" w:rsidR="00812A08" w:rsidRPr="00757488" w:rsidRDefault="00757488">
      <w:pPr>
        <w:spacing w:after="160" w:line="360" w:lineRule="auto"/>
        <w:jc w:val="both"/>
        <w:rPr>
          <w:sz w:val="28"/>
          <w:rPrChange w:id="203" w:author="Eugene" w:date="2019-04-21T20:38:00Z">
            <w:rPr/>
          </w:rPrChange>
        </w:rPr>
        <w:pPrChange w:id="204" w:author="Eugene" w:date="2019-04-21T20:39:00Z">
          <w:pPr>
            <w:spacing w:after="160" w:line="259" w:lineRule="auto"/>
          </w:pPr>
        </w:pPrChange>
      </w:pPr>
      <w:ins w:id="205" w:author="Eugene" w:date="2019-04-21T20:36:00Z">
        <w:r>
          <w:tab/>
        </w:r>
        <w:r>
          <w:rPr>
            <w:sz w:val="28"/>
          </w:rPr>
          <w:t>По приведённым выше уравнениям составим структурную схему</w:t>
        </w:r>
      </w:ins>
      <w:ins w:id="206" w:author="Eugene" w:date="2019-04-21T20:37:00Z">
        <w:r>
          <w:rPr>
            <w:sz w:val="28"/>
          </w:rPr>
          <w:t xml:space="preserve"> движителя (рис. 2). </w:t>
        </w:r>
      </w:ins>
      <w:r w:rsidR="00224D10">
        <w:rPr>
          <w:sz w:val="28"/>
        </w:rPr>
        <w:t>П</w:t>
      </w:r>
      <w:ins w:id="207" w:author="Eugene" w:date="2019-04-21T20:38:00Z">
        <w:r>
          <w:rPr>
            <w:sz w:val="28"/>
          </w:rPr>
          <w:t xml:space="preserve">араметры, приведённые производителем на официальном сайте </w:t>
        </w:r>
        <w:r w:rsidRPr="00757488">
          <w:rPr>
            <w:sz w:val="28"/>
            <w:rPrChange w:id="208" w:author="Eugene" w:date="2019-04-21T20:38:00Z">
              <w:rPr>
                <w:sz w:val="28"/>
                <w:lang w:val="en-US"/>
              </w:rPr>
            </w:rPrChange>
          </w:rPr>
          <w:t>[</w:t>
        </w:r>
      </w:ins>
      <w:r w:rsidR="008071B5">
        <w:rPr>
          <w:sz w:val="28"/>
        </w:rPr>
        <w:t>1</w:t>
      </w:r>
      <w:ins w:id="209" w:author="Eugene" w:date="2019-04-21T20:38:00Z">
        <w:r w:rsidRPr="00757488">
          <w:rPr>
            <w:sz w:val="28"/>
            <w:rPrChange w:id="210" w:author="Eugene" w:date="2019-04-21T20:38:00Z">
              <w:rPr>
                <w:sz w:val="28"/>
                <w:lang w:val="en-US"/>
              </w:rPr>
            </w:rPrChange>
          </w:rPr>
          <w:t xml:space="preserve">], </w:t>
        </w:r>
        <w:r w:rsidR="00514626">
          <w:rPr>
            <w:sz w:val="28"/>
          </w:rPr>
          <w:t>п</w:t>
        </w:r>
      </w:ins>
      <w:r w:rsidR="00224D10">
        <w:rPr>
          <w:sz w:val="28"/>
        </w:rPr>
        <w:t>еречислены</w:t>
      </w:r>
      <w:ins w:id="211" w:author="Eugene" w:date="2019-04-21T20:38:00Z">
        <w:r w:rsidR="00514626">
          <w:rPr>
            <w:sz w:val="28"/>
          </w:rPr>
          <w:t xml:space="preserve"> в таблице 1</w:t>
        </w:r>
        <w:r>
          <w:rPr>
            <w:sz w:val="28"/>
          </w:rPr>
          <w:t>.</w:t>
        </w:r>
      </w:ins>
    </w:p>
    <w:p w14:paraId="090C67B5" w14:textId="77777777" w:rsidR="00812A08" w:rsidRDefault="00812A08" w:rsidP="00812A08">
      <w:pPr>
        <w:spacing w:after="160" w:line="259" w:lineRule="auto"/>
        <w:rPr>
          <w:sz w:val="28"/>
        </w:rPr>
      </w:pPr>
    </w:p>
    <w:p w14:paraId="3BF335D7" w14:textId="5180388B" w:rsidR="00812A08" w:rsidRDefault="00812A08" w:rsidP="00812A08">
      <w:pPr>
        <w:spacing w:after="160" w:line="259" w:lineRule="auto"/>
        <w:jc w:val="center"/>
        <w:rPr>
          <w:sz w:val="28"/>
        </w:rPr>
      </w:pPr>
      <w:del w:id="212" w:author="Eugene" w:date="2019-05-28T19:08:00Z">
        <w:r w:rsidDel="003D2D2A">
          <w:rPr>
            <w:noProof/>
            <w:sz w:val="28"/>
          </w:rPr>
          <w:lastRenderedPageBreak/>
          <w:drawing>
            <wp:inline distT="0" distB="0" distL="0" distR="0" wp14:anchorId="22BC3E35" wp14:editId="498040E6">
              <wp:extent cx="5926455" cy="2519045"/>
              <wp:effectExtent l="0" t="0" r="0" b="0"/>
              <wp:docPr id="7" name="Рисунок 7" descr="D:\Университет\8 семестр\ВКРб\Курсовой Управление\Чертежи и рисунки\Экспорт из компаса\Структ схема движитель_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3" descr="D:\Университет\8 семестр\ВКРб\Курсовой Управление\Чертежи и рисунки\Экспорт из компаса\Структ схема движитель_1.png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26455" cy="2519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13" w:author="Eugene" w:date="2019-05-28T19:08:00Z">
        <w:r w:rsidR="001C4876">
          <w:rPr>
            <w:sz w:val="28"/>
          </w:rPr>
          <w:pict w14:anchorId="08A68ED6">
            <v:shape id="_x0000_i1039" type="#_x0000_t75" style="width:468pt;height:167.3pt">
              <v:imagedata r:id="rId37" o:title="Двигатель"/>
            </v:shape>
          </w:pict>
        </w:r>
      </w:ins>
    </w:p>
    <w:p w14:paraId="7C653D96" w14:textId="42818678" w:rsidR="00812A08" w:rsidRDefault="00812A08" w:rsidP="00812A08">
      <w:pPr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>
        <w:rPr>
          <w:sz w:val="28"/>
        </w:rPr>
        <w:t>2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Нелинейная структурная схема движителя</w:t>
      </w:r>
    </w:p>
    <w:p w14:paraId="52F8A471" w14:textId="77777777" w:rsidR="00812A08" w:rsidRDefault="00812A08" w:rsidP="00812A08">
      <w:pPr>
        <w:jc w:val="center"/>
        <w:rPr>
          <w:sz w:val="28"/>
        </w:rPr>
      </w:pPr>
    </w:p>
    <w:p w14:paraId="27C9741F" w14:textId="1ACC569D" w:rsidR="00812A08" w:rsidRDefault="00812A08" w:rsidP="00812A08">
      <w:pPr>
        <w:spacing w:after="160" w:line="259" w:lineRule="auto"/>
        <w:jc w:val="right"/>
        <w:rPr>
          <w:sz w:val="28"/>
        </w:rPr>
      </w:pPr>
      <w:r>
        <w:rPr>
          <w:sz w:val="28"/>
        </w:rPr>
        <w:t xml:space="preserve">Таблица </w:t>
      </w:r>
      <w:ins w:id="214" w:author="Eugene" w:date="2019-05-21T20:18:00Z">
        <w:r w:rsidR="00514626" w:rsidRPr="001010B1">
          <w:rPr>
            <w:sz w:val="28"/>
            <w:rPrChange w:id="215" w:author="Eugene" w:date="2019-05-28T21:52:00Z">
              <w:rPr>
                <w:sz w:val="28"/>
                <w:lang w:val="en-US"/>
              </w:rPr>
            </w:rPrChange>
          </w:rPr>
          <w:t>1</w:t>
        </w:r>
      </w:ins>
      <w:del w:id="216" w:author="Eugene" w:date="2019-05-21T20:18:00Z">
        <w:r w:rsidDel="00514626">
          <w:rPr>
            <w:sz w:val="28"/>
          </w:rPr>
          <w:delText>2</w:delText>
        </w:r>
      </w:del>
    </w:p>
    <w:p w14:paraId="76788068" w14:textId="77777777" w:rsidR="00812A08" w:rsidRPr="00132D29" w:rsidRDefault="00812A08" w:rsidP="00812A08">
      <w:pPr>
        <w:spacing w:after="160" w:line="259" w:lineRule="auto"/>
        <w:jc w:val="center"/>
        <w:rPr>
          <w:sz w:val="28"/>
          <w:rPrChange w:id="217" w:author="Eugene" w:date="2019-04-22T17:54:00Z">
            <w:rPr>
              <w:sz w:val="28"/>
              <w:lang w:val="en-US"/>
            </w:rPr>
          </w:rPrChange>
        </w:rPr>
      </w:pPr>
      <w:r>
        <w:rPr>
          <w:sz w:val="28"/>
        </w:rPr>
        <w:t xml:space="preserve">Технические характеристики движителя </w:t>
      </w:r>
      <w:r>
        <w:rPr>
          <w:sz w:val="28"/>
          <w:lang w:val="en-US"/>
        </w:rPr>
        <w:t>Bluerobotics</w:t>
      </w:r>
      <w:r w:rsidRPr="00132D29">
        <w:rPr>
          <w:sz w:val="28"/>
          <w:rPrChange w:id="218" w:author="Eugene" w:date="2019-04-22T17:54:00Z">
            <w:rPr>
              <w:sz w:val="28"/>
              <w:lang w:val="en-US"/>
            </w:rPr>
          </w:rPrChange>
        </w:rPr>
        <w:t xml:space="preserve"> </w:t>
      </w:r>
      <w:r>
        <w:rPr>
          <w:sz w:val="28"/>
          <w:lang w:val="en-US"/>
        </w:rPr>
        <w:t>T</w:t>
      </w:r>
      <w:r w:rsidRPr="00132D29">
        <w:rPr>
          <w:sz w:val="28"/>
          <w:rPrChange w:id="219" w:author="Eugene" w:date="2019-04-22T17:54:00Z">
            <w:rPr>
              <w:sz w:val="28"/>
              <w:lang w:val="en-US"/>
            </w:rPr>
          </w:rPrChange>
        </w:rPr>
        <w:t>200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812A08" w14:paraId="15608D1A" w14:textId="77777777" w:rsidTr="00A44136">
        <w:trPr>
          <w:jc w:val="center"/>
        </w:trPr>
        <w:tc>
          <w:tcPr>
            <w:tcW w:w="4672" w:type="dxa"/>
            <w:vAlign w:val="center"/>
          </w:tcPr>
          <w:p w14:paraId="07E30A00" w14:textId="77777777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Параметр</w:t>
            </w:r>
          </w:p>
        </w:tc>
        <w:tc>
          <w:tcPr>
            <w:tcW w:w="4673" w:type="dxa"/>
            <w:vAlign w:val="center"/>
          </w:tcPr>
          <w:p w14:paraId="2C034AFD" w14:textId="77777777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Величина</w:t>
            </w:r>
          </w:p>
        </w:tc>
      </w:tr>
      <w:tr w:rsidR="00812A08" w14:paraId="22BB65A4" w14:textId="77777777" w:rsidTr="00A44136">
        <w:trPr>
          <w:jc w:val="center"/>
        </w:trPr>
        <w:tc>
          <w:tcPr>
            <w:tcW w:w="4672" w:type="dxa"/>
            <w:vAlign w:val="center"/>
          </w:tcPr>
          <w:p w14:paraId="3411D2F9" w14:textId="77777777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Сопротивление, Ом</w:t>
            </w:r>
          </w:p>
        </w:tc>
        <w:tc>
          <w:tcPr>
            <w:tcW w:w="4673" w:type="dxa"/>
            <w:vAlign w:val="center"/>
          </w:tcPr>
          <w:p w14:paraId="2AD75A99" w14:textId="77777777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812A08" w14:paraId="16DECA75" w14:textId="77777777" w:rsidTr="00A44136">
        <w:trPr>
          <w:jc w:val="center"/>
        </w:trPr>
        <w:tc>
          <w:tcPr>
            <w:tcW w:w="4672" w:type="dxa"/>
            <w:vAlign w:val="center"/>
          </w:tcPr>
          <w:p w14:paraId="0A37180D" w14:textId="6EE3C749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Индуктивность, мГн</w:t>
            </w:r>
          </w:p>
          <w:p w14:paraId="7EA26B88" w14:textId="3F0F5DDA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(на частоте в 1</w:t>
            </w:r>
            <w:r w:rsidR="00162E91" w:rsidRPr="00BD45EA">
              <w:rPr>
                <w:sz w:val="28"/>
              </w:rPr>
              <w:t xml:space="preserve"> </w:t>
            </w:r>
            <w:r>
              <w:rPr>
                <w:sz w:val="28"/>
              </w:rPr>
              <w:t>кГц)</w:t>
            </w:r>
          </w:p>
        </w:tc>
        <w:tc>
          <w:tcPr>
            <w:tcW w:w="4673" w:type="dxa"/>
            <w:vAlign w:val="center"/>
          </w:tcPr>
          <w:p w14:paraId="3804452E" w14:textId="77777777" w:rsidR="00812A08" w:rsidRDefault="00812A08" w:rsidP="00A4413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0,077</w:t>
            </w:r>
          </w:p>
        </w:tc>
      </w:tr>
    </w:tbl>
    <w:p w14:paraId="5765C49A" w14:textId="77777777" w:rsidR="009F7A0B" w:rsidRDefault="00D05A3B" w:rsidP="00C2082C">
      <w:pPr>
        <w:spacing w:after="160" w:line="360" w:lineRule="auto"/>
        <w:rPr>
          <w:sz w:val="28"/>
        </w:rPr>
      </w:pPr>
      <w:r>
        <w:rPr>
          <w:sz w:val="28"/>
        </w:rPr>
        <w:tab/>
      </w:r>
    </w:p>
    <w:p w14:paraId="7C09AEAF" w14:textId="32F68BF7" w:rsidR="00D05A3B" w:rsidRDefault="00D05A3B" w:rsidP="006C5FA5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Движитель </w:t>
      </w:r>
      <w:r w:rsidR="00812A08">
        <w:rPr>
          <w:sz w:val="28"/>
        </w:rPr>
        <w:t xml:space="preserve">является покупным устройством и </w:t>
      </w:r>
      <w:r w:rsidR="00940C97">
        <w:rPr>
          <w:sz w:val="28"/>
        </w:rPr>
        <w:t>п</w:t>
      </w:r>
      <w:r>
        <w:rPr>
          <w:sz w:val="28"/>
        </w:rPr>
        <w:t xml:space="preserve">редставляет собой совокупность электродвигателя и гребного винта. Для </w:t>
      </w:r>
      <w:ins w:id="220" w:author="Ольга Гладкова" w:date="2019-03-30T13:19:00Z">
        <w:r w:rsidR="00F42303">
          <w:rPr>
            <w:sz w:val="28"/>
          </w:rPr>
          <w:t>составления</w:t>
        </w:r>
      </w:ins>
      <w:ins w:id="221" w:author="Ольга Гладкова" w:date="2019-03-30T13:27:00Z">
        <w:r w:rsidR="00F42303">
          <w:rPr>
            <w:sz w:val="28"/>
          </w:rPr>
          <w:t xml:space="preserve"> его</w:t>
        </w:r>
      </w:ins>
      <w:ins w:id="222" w:author="Ольга Гладкова" w:date="2019-03-30T13:19:00Z">
        <w:r w:rsidR="00F42303">
          <w:rPr>
            <w:sz w:val="28"/>
          </w:rPr>
          <w:t xml:space="preserve"> математической модели</w:t>
        </w:r>
      </w:ins>
      <w:r>
        <w:rPr>
          <w:sz w:val="28"/>
        </w:rPr>
        <w:t xml:space="preserve"> устройства </w:t>
      </w:r>
      <w:r w:rsidR="00292150">
        <w:rPr>
          <w:sz w:val="28"/>
        </w:rPr>
        <w:t>воспользуемся экспериментальными</w:t>
      </w:r>
      <w:r>
        <w:rPr>
          <w:sz w:val="28"/>
        </w:rPr>
        <w:t xml:space="preserve"> данными, </w:t>
      </w:r>
      <w:ins w:id="223" w:author="Ольга Гладкова" w:date="2019-03-30T13:27:00Z">
        <w:r w:rsidR="00F42303">
          <w:rPr>
            <w:sz w:val="28"/>
          </w:rPr>
          <w:t>полученными в ходе эксплуатации</w:t>
        </w:r>
      </w:ins>
      <w:ins w:id="224" w:author="Ольга Гладкова" w:date="2019-03-30T13:40:00Z">
        <w:r w:rsidR="00BF4F88">
          <w:rPr>
            <w:sz w:val="28"/>
          </w:rPr>
          <w:t>,</w:t>
        </w:r>
      </w:ins>
      <w:ins w:id="225" w:author="Ольга Гладкова" w:date="2019-03-30T13:27:00Z">
        <w:r w:rsidR="00F42303">
          <w:rPr>
            <w:sz w:val="28"/>
          </w:rPr>
          <w:t xml:space="preserve"> и </w:t>
        </w:r>
      </w:ins>
      <w:ins w:id="226" w:author="Ольга Гладкова" w:date="2019-03-30T13:40:00Z">
        <w:del w:id="227" w:author="Eugene" w:date="2019-04-21T20:40:00Z">
          <w:r w:rsidR="00BF4F88" w:rsidDel="002E3A24">
            <w:rPr>
              <w:sz w:val="28"/>
            </w:rPr>
            <w:delText>данными</w:delText>
          </w:r>
        </w:del>
      </w:ins>
      <w:ins w:id="228" w:author="Eugene" w:date="2019-04-21T20:40:00Z">
        <w:r w:rsidR="002E3A24">
          <w:rPr>
            <w:sz w:val="28"/>
          </w:rPr>
          <w:t>график</w:t>
        </w:r>
      </w:ins>
      <w:r w:rsidR="00292150">
        <w:rPr>
          <w:sz w:val="28"/>
        </w:rPr>
        <w:t>ом</w:t>
      </w:r>
      <w:ins w:id="229" w:author="Ольга Гладкова" w:date="2019-03-30T13:40:00Z">
        <w:r w:rsidR="00BF4F88">
          <w:rPr>
            <w:sz w:val="28"/>
          </w:rPr>
          <w:t xml:space="preserve">, </w:t>
        </w:r>
      </w:ins>
      <w:r w:rsidR="00292150">
        <w:rPr>
          <w:sz w:val="28"/>
        </w:rPr>
        <w:t>предоставляемым</w:t>
      </w:r>
      <w:r>
        <w:rPr>
          <w:sz w:val="28"/>
        </w:rPr>
        <w:t xml:space="preserve"> производителем</w:t>
      </w:r>
      <w:ins w:id="230" w:author="Ольга Гладкова" w:date="2019-03-30T13:28:00Z">
        <w:r w:rsidR="00F42303">
          <w:rPr>
            <w:sz w:val="28"/>
          </w:rPr>
          <w:t xml:space="preserve"> (см. рис. 3, 4)</w:t>
        </w:r>
      </w:ins>
      <w:ins w:id="231" w:author="Ольга Гладкова" w:date="2019-03-30T13:27:00Z">
        <w:r w:rsidR="00F42303">
          <w:rPr>
            <w:sz w:val="28"/>
          </w:rPr>
          <w:t>.</w:t>
        </w:r>
      </w:ins>
      <w:ins w:id="232" w:author="Eugene" w:date="2019-04-21T20:40:00Z">
        <w:r w:rsidR="00FD53FC">
          <w:rPr>
            <w:sz w:val="28"/>
          </w:rPr>
          <w:t xml:space="preserve"> На рисунке 3 при</w:t>
        </w:r>
      </w:ins>
      <w:ins w:id="233" w:author="Eugene" w:date="2019-04-22T17:54:00Z">
        <w:r w:rsidR="00132D29">
          <w:rPr>
            <w:sz w:val="28"/>
          </w:rPr>
          <w:t>ведена зависимость тяги от ширины импульса.</w:t>
        </w:r>
      </w:ins>
    </w:p>
    <w:p w14:paraId="1A7F7B05" w14:textId="076DED07" w:rsidR="00940C97" w:rsidRDefault="001C4876" w:rsidP="00940C97">
      <w:pPr>
        <w:spacing w:line="360" w:lineRule="auto"/>
        <w:jc w:val="center"/>
        <w:rPr>
          <w:sz w:val="28"/>
        </w:rPr>
      </w:pPr>
      <w:del w:id="234" w:author="Eugene" w:date="2019-05-27T23:49:00Z">
        <w:r>
          <w:rPr>
            <w:sz w:val="28"/>
          </w:rPr>
          <w:lastRenderedPageBreak/>
          <w:pict w14:anchorId="0D6DEA9F">
            <v:shape id="_x0000_i1040" type="#_x0000_t75" style="width:466.95pt;height:274.25pt">
              <v:imagedata r:id="rId38" o:title="Thrust-PWM"/>
            </v:shape>
          </w:pict>
        </w:r>
      </w:del>
      <w:ins w:id="235" w:author="Eugene" w:date="2019-05-27T23:49:00Z">
        <w:r>
          <w:rPr>
            <w:sz w:val="28"/>
          </w:rPr>
          <w:pict w14:anchorId="4EE0F2E4">
            <v:shape id="_x0000_i1041" type="#_x0000_t75" style="width:466.95pt;height:273.2pt">
              <v:imagedata r:id="rId39" o:title="Thrust-PWM 2"/>
            </v:shape>
          </w:pict>
        </w:r>
      </w:ins>
    </w:p>
    <w:p w14:paraId="279F23A5" w14:textId="5A5B4D53" w:rsidR="00C2082C" w:rsidRPr="00EC7ED3" w:rsidRDefault="00C2082C" w:rsidP="00C2082C">
      <w:pPr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>
        <w:rPr>
          <w:sz w:val="28"/>
        </w:rPr>
        <w:t>3</w:t>
      </w:r>
      <w:r>
        <w:rPr>
          <w:sz w:val="28"/>
        </w:rPr>
        <w:sym w:font="Symbol" w:char="F02D"/>
      </w:r>
      <w:r>
        <w:rPr>
          <w:sz w:val="28"/>
        </w:rPr>
        <w:t xml:space="preserve"> Зависимость тяги от ширины импульса</w:t>
      </w:r>
    </w:p>
    <w:p w14:paraId="1F272698" w14:textId="77777777" w:rsidR="00C2082C" w:rsidRDefault="00C2082C" w:rsidP="00940C97">
      <w:pPr>
        <w:spacing w:line="360" w:lineRule="auto"/>
        <w:jc w:val="center"/>
        <w:rPr>
          <w:sz w:val="28"/>
        </w:rPr>
      </w:pPr>
    </w:p>
    <w:p w14:paraId="3C004ACB" w14:textId="21588210" w:rsidR="00D05A3B" w:rsidRDefault="00D05A3B" w:rsidP="00940C97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Рассмотрим только положительную ветвь графика</w:t>
      </w:r>
      <w:r w:rsidR="006C5FA5">
        <w:rPr>
          <w:sz w:val="28"/>
        </w:rPr>
        <w:t>, соответствующую движению по маршу в прямом направлении</w:t>
      </w:r>
      <w:ins w:id="236" w:author="Eugene" w:date="2019-05-21T18:42:00Z">
        <w:r w:rsidR="00222D38">
          <w:rPr>
            <w:sz w:val="28"/>
          </w:rPr>
          <w:t xml:space="preserve"> при напряжении питания в 12 В</w:t>
        </w:r>
      </w:ins>
      <w:r w:rsidR="006C5FA5">
        <w:rPr>
          <w:sz w:val="28"/>
        </w:rPr>
        <w:t>.</w:t>
      </w:r>
    </w:p>
    <w:p w14:paraId="724222B6" w14:textId="6B4491FC" w:rsidR="00940C97" w:rsidRDefault="001C4876" w:rsidP="00865776">
      <w:pPr>
        <w:spacing w:line="360" w:lineRule="auto"/>
        <w:jc w:val="center"/>
        <w:rPr>
          <w:sz w:val="28"/>
        </w:rPr>
      </w:pPr>
      <w:del w:id="237" w:author="Eugene" w:date="2019-04-21T19:44:00Z">
        <w:r>
          <w:rPr>
            <w:sz w:val="28"/>
          </w:rPr>
          <w:pict w14:anchorId="4CCE99F2">
            <v:shape id="_x0000_i1042" type="#_x0000_t75" style="width:390.7pt;height:3in">
              <v:imagedata r:id="rId40" o:title="Линейная тяга" croptop="8356f" cropbottom="3700f" cropleft="2693f" cropright="24195f"/>
            </v:shape>
          </w:pict>
        </w:r>
      </w:del>
      <w:ins w:id="238" w:author="Eugene" w:date="2019-04-21T19:45:00Z">
        <w:r>
          <w:rPr>
            <w:sz w:val="28"/>
          </w:rPr>
          <w:pict w14:anchorId="78E952E5">
            <v:shape id="_x0000_i1043" type="#_x0000_t75" style="width:416.1pt;height:234pt">
              <v:imagedata r:id="rId41" o:title="Линейная тяга"/>
            </v:shape>
          </w:pict>
        </w:r>
      </w:ins>
    </w:p>
    <w:p w14:paraId="6E3A9F91" w14:textId="004DE11F" w:rsidR="00C2082C" w:rsidRDefault="00C2082C" w:rsidP="00C2082C">
      <w:pPr>
        <w:jc w:val="center"/>
        <w:rPr>
          <w:ins w:id="239" w:author="Eugene" w:date="2019-04-22T17:54:00Z"/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>
        <w:rPr>
          <w:sz w:val="28"/>
        </w:rPr>
        <w:t xml:space="preserve">4 </w:t>
      </w:r>
      <w:r>
        <w:rPr>
          <w:sz w:val="28"/>
        </w:rPr>
        <w:sym w:font="Symbol" w:char="F02D"/>
      </w:r>
      <w:r>
        <w:rPr>
          <w:sz w:val="28"/>
        </w:rPr>
        <w:t xml:space="preserve"> Линеаризованная характеристика тяги движителя</w:t>
      </w:r>
    </w:p>
    <w:p w14:paraId="41D4E9B8" w14:textId="77777777" w:rsidR="00132D29" w:rsidRPr="00EC7ED3" w:rsidRDefault="00132D29" w:rsidP="00C2082C">
      <w:pPr>
        <w:jc w:val="center"/>
        <w:rPr>
          <w:sz w:val="28"/>
        </w:rPr>
      </w:pPr>
    </w:p>
    <w:p w14:paraId="5A087CD4" w14:textId="781ED1DC" w:rsidR="00C2082C" w:rsidRPr="00EE1D8B" w:rsidDel="00EE1D8B" w:rsidRDefault="00EE1D8B" w:rsidP="00D461E4">
      <w:pPr>
        <w:spacing w:line="360" w:lineRule="auto"/>
        <w:jc w:val="both"/>
        <w:rPr>
          <w:del w:id="240" w:author="Eugene" w:date="2019-04-21T19:45:00Z"/>
          <w:sz w:val="28"/>
        </w:rPr>
      </w:pPr>
      <w:ins w:id="241" w:author="Eugene" w:date="2019-04-21T19:45:00Z">
        <w:r>
          <w:rPr>
            <w:sz w:val="28"/>
          </w:rPr>
          <w:tab/>
          <w:t xml:space="preserve">В данном случае кривая </w:t>
        </w:r>
      </w:ins>
      <w:ins w:id="242" w:author="Eugene" w:date="2019-04-21T19:46:00Z">
        <w:r>
          <w:rPr>
            <w:sz w:val="28"/>
          </w:rPr>
          <w:t>аппроксимирована</w:t>
        </w:r>
      </w:ins>
      <w:r w:rsidR="00AD0F10" w:rsidRPr="00AD0F10">
        <w:rPr>
          <w:sz w:val="28"/>
        </w:rPr>
        <w:t xml:space="preserve"> [2]</w:t>
      </w:r>
      <w:ins w:id="243" w:author="Eugene" w:date="2019-04-21T19:46:00Z">
        <w:r>
          <w:rPr>
            <w:sz w:val="28"/>
          </w:rPr>
          <w:t xml:space="preserve"> линейной функцией, однако мы не можем не учитывать инерционные свойства </w:t>
        </w:r>
      </w:ins>
      <w:ins w:id="244" w:author="Eugene" w:date="2019-04-21T19:47:00Z">
        <w:r>
          <w:rPr>
            <w:sz w:val="28"/>
          </w:rPr>
          <w:t>движителя. Передаточную функцию движителя</w:t>
        </w:r>
      </w:ins>
      <w:ins w:id="245" w:author="Eugene" w:date="2019-04-22T18:26:00Z">
        <w:r w:rsidR="003A2DEF">
          <w:rPr>
            <w:sz w:val="28"/>
          </w:rPr>
          <w:t xml:space="preserve"> </w:t>
        </w:r>
      </w:ins>
      <w:ins w:id="246" w:author="Eugene" w:date="2019-04-22T18:26:00Z">
        <w:r w:rsidR="003A2DEF" w:rsidRPr="007E67B7">
          <w:rPr>
            <w:position w:val="-12"/>
          </w:rPr>
          <w:object w:dxaOrig="720" w:dyaOrig="360" w14:anchorId="4A7ED16A">
            <v:shape id="_x0000_i1044" type="#_x0000_t75" style="width:49.75pt;height:24.35pt" o:ole="">
              <v:imagedata r:id="rId42" o:title=""/>
            </v:shape>
            <o:OLEObject Type="Embed" ProgID="Equation.DSMT4" ShapeID="_x0000_i1044" DrawAspect="Content" ObjectID="_1670349397" r:id="rId43"/>
          </w:object>
        </w:r>
      </w:ins>
      <w:ins w:id="247" w:author="Eugene" w:date="2019-04-21T19:47:00Z">
        <w:r>
          <w:rPr>
            <w:sz w:val="28"/>
          </w:rPr>
          <w:t xml:space="preserve">представим апериодическим </w:t>
        </w:r>
        <w:r>
          <w:rPr>
            <w:sz w:val="28"/>
          </w:rPr>
          <w:lastRenderedPageBreak/>
          <w:t xml:space="preserve">звеном с коэффициентом усиления равным коэффициенту наклона полученной линии тренда, а </w:t>
        </w:r>
      </w:ins>
      <w:ins w:id="248" w:author="Eugene" w:date="2019-04-21T19:49:00Z">
        <w:r>
          <w:rPr>
            <w:sz w:val="28"/>
          </w:rPr>
          <w:t xml:space="preserve">постоянную времени </w:t>
        </w:r>
      </w:ins>
      <w:ins w:id="249" w:author="Eugene" w:date="2019-04-21T19:49:00Z">
        <w:r w:rsidRPr="007E67B7">
          <w:rPr>
            <w:position w:val="-12"/>
          </w:rPr>
          <w:object w:dxaOrig="320" w:dyaOrig="360" w14:anchorId="196B6B40">
            <v:shape id="_x0000_i1045" type="#_x0000_t75" style="width:22.25pt;height:24.35pt" o:ole="">
              <v:imagedata r:id="rId44" o:title=""/>
            </v:shape>
            <o:OLEObject Type="Embed" ProgID="Equation.DSMT4" ShapeID="_x0000_i1045" DrawAspect="Content" ObjectID="_1670349398" r:id="rId45"/>
          </w:object>
        </w:r>
      </w:ins>
      <w:ins w:id="250" w:author="Eugene" w:date="2019-04-21T19:49:00Z">
        <w:r>
          <w:rPr>
            <w:sz w:val="28"/>
          </w:rPr>
          <w:t xml:space="preserve">можно определить экспериментально. </w:t>
        </w:r>
      </w:ins>
      <w:ins w:id="251" w:author="Eugene" w:date="2019-04-22T17:55:00Z">
        <w:r w:rsidR="00132D29">
          <w:rPr>
            <w:sz w:val="28"/>
          </w:rPr>
          <w:t>Она составляет 0,1 с.</w:t>
        </w:r>
      </w:ins>
    </w:p>
    <w:p w14:paraId="12A9B44C" w14:textId="4C2184F7" w:rsidR="00C2082C" w:rsidRPr="00D461E4" w:rsidDel="00EE1D8B" w:rsidRDefault="00C2082C">
      <w:pPr>
        <w:spacing w:line="360" w:lineRule="auto"/>
        <w:jc w:val="both"/>
        <w:rPr>
          <w:del w:id="252" w:author="Eugene" w:date="2019-04-21T19:45:00Z"/>
          <w:strike/>
          <w:sz w:val="28"/>
        </w:rPr>
        <w:pPrChange w:id="253" w:author="Eugene" w:date="2019-04-21T19:48:00Z">
          <w:pPr>
            <w:spacing w:line="360" w:lineRule="auto"/>
          </w:pPr>
        </w:pPrChange>
      </w:pPr>
      <w:del w:id="254" w:author="Eugene" w:date="2019-04-21T19:45:00Z">
        <w:r w:rsidRPr="00D461E4" w:rsidDel="00EE1D8B">
          <w:rPr>
            <w:strike/>
            <w:sz w:val="28"/>
          </w:rPr>
          <w:tab/>
        </w:r>
        <w:r w:rsidRPr="00D461E4" w:rsidDel="00EE1D8B">
          <w:rPr>
            <w:strike/>
            <w:sz w:val="28"/>
            <w:lang w:val="en-US"/>
          </w:rPr>
          <w:delText>NB</w:delText>
        </w:r>
        <w:r w:rsidRPr="00D461E4" w:rsidDel="00EE1D8B">
          <w:rPr>
            <w:strike/>
            <w:sz w:val="28"/>
          </w:rPr>
          <w:delText xml:space="preserve">: </w:delText>
        </w:r>
        <w:commentRangeStart w:id="255"/>
        <w:r w:rsidRPr="00D461E4" w:rsidDel="00EE1D8B">
          <w:rPr>
            <w:strike/>
            <w:sz w:val="28"/>
          </w:rPr>
          <w:delText>на самом деле Эксель вообще выдаёт какую-то фигню. Если подставить числа, то ничего не подходит. Примерная зависимость должна быть следующая:</w:delText>
        </w:r>
        <w:commentRangeEnd w:id="255"/>
        <w:r w:rsidR="00F42303" w:rsidRPr="00D461E4" w:rsidDel="00EE1D8B">
          <w:rPr>
            <w:rStyle w:val="ae"/>
            <w:strike/>
          </w:rPr>
          <w:commentReference w:id="255"/>
        </w:r>
      </w:del>
    </w:p>
    <w:p w14:paraId="137694F0" w14:textId="6D74E902" w:rsidR="00C2082C" w:rsidRPr="00D461E4" w:rsidDel="00EE1D8B" w:rsidRDefault="00227E08">
      <w:pPr>
        <w:spacing w:line="360" w:lineRule="auto"/>
        <w:jc w:val="both"/>
        <w:rPr>
          <w:del w:id="256" w:author="Eugene" w:date="2019-04-21T19:45:00Z"/>
          <w:strike/>
          <w:sz w:val="28"/>
        </w:rPr>
        <w:pPrChange w:id="257" w:author="Eugene" w:date="2019-04-21T19:48:00Z">
          <w:pPr>
            <w:spacing w:line="360" w:lineRule="auto"/>
          </w:pPr>
        </w:pPrChange>
      </w:pPr>
      <w:del w:id="258" w:author="Eugene" w:date="2019-04-21T19:45:00Z">
        <w:r w:rsidRPr="007E67B7" w:rsidDel="00EE1D8B">
          <w:rPr>
            <w:strike/>
            <w:position w:val="-12"/>
          </w:rPr>
          <w:object w:dxaOrig="2079" w:dyaOrig="360" w14:anchorId="2CF4BDFE">
            <v:shape id="_x0000_i1046" type="#_x0000_t75" style="width:141.9pt;height:24.35pt" o:ole="">
              <v:imagedata r:id="rId49" o:title=""/>
            </v:shape>
            <o:OLEObject Type="Embed" ProgID="Equation.DSMT4" ShapeID="_x0000_i1046" DrawAspect="Content" ObjectID="_1670349399" r:id="rId50"/>
          </w:object>
        </w:r>
        <w:r w:rsidRPr="00D461E4" w:rsidDel="00EE1D8B">
          <w:rPr>
            <w:strike/>
            <w:sz w:val="28"/>
          </w:rPr>
          <w:delText>,</w:delText>
        </w:r>
      </w:del>
    </w:p>
    <w:p w14:paraId="427E5C0C" w14:textId="7F872650" w:rsidR="00B54788" w:rsidRDefault="00DF3F8E">
      <w:pPr>
        <w:spacing w:line="360" w:lineRule="auto"/>
        <w:jc w:val="both"/>
        <w:rPr>
          <w:ins w:id="259" w:author="Ольга Гладкова" w:date="2019-03-30T13:39:00Z"/>
          <w:strike/>
          <w:sz w:val="28"/>
        </w:rPr>
        <w:pPrChange w:id="260" w:author="Eugene" w:date="2019-04-21T19:48:00Z">
          <w:pPr>
            <w:spacing w:line="360" w:lineRule="auto"/>
          </w:pPr>
        </w:pPrChange>
      </w:pPr>
      <w:del w:id="261" w:author="Eugene" w:date="2019-04-21T19:45:00Z">
        <w:r w:rsidRPr="00D461E4" w:rsidDel="00EE1D8B">
          <w:rPr>
            <w:strike/>
            <w:sz w:val="28"/>
          </w:rPr>
          <w:delText>Если же пренебречь зоной нечувствительности и аппроксимировать прямой, проходящей через начало координат, то получим выражение</w:delText>
        </w:r>
      </w:del>
      <w:ins w:id="262" w:author="Ольга Гладкова" w:date="2019-03-30T13:37:00Z">
        <w:del w:id="263" w:author="Eugene" w:date="2019-04-21T19:45:00Z">
          <w:r w:rsidR="00B54788" w:rsidRPr="00D461E4" w:rsidDel="00EE1D8B">
            <w:rPr>
              <w:strike/>
              <w:sz w:val="28"/>
            </w:rPr>
            <w:delText>:</w:delText>
          </w:r>
        </w:del>
      </w:ins>
    </w:p>
    <w:p w14:paraId="760268E9" w14:textId="3F82860C" w:rsidR="00B54788" w:rsidRDefault="00B54788">
      <w:pPr>
        <w:spacing w:line="360" w:lineRule="auto"/>
        <w:ind w:firstLine="708"/>
        <w:rPr>
          <w:ins w:id="264" w:author="Eugene" w:date="2019-04-21T19:49:00Z"/>
          <w:sz w:val="28"/>
        </w:rPr>
        <w:pPrChange w:id="265" w:author="Eugene" w:date="2019-04-21T19:49:00Z">
          <w:pPr>
            <w:spacing w:line="360" w:lineRule="auto"/>
          </w:pPr>
        </w:pPrChange>
      </w:pPr>
      <w:ins w:id="266" w:author="Ольга Гладкова" w:date="2019-03-30T13:39:00Z">
        <w:r>
          <w:rPr>
            <w:sz w:val="28"/>
          </w:rPr>
          <w:t xml:space="preserve">Итоговое уравнение динамики движителя: </w:t>
        </w:r>
      </w:ins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67" w:author="Eugene" w:date="2019-04-21T19:50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5954"/>
        <w:gridCol w:w="3391"/>
        <w:tblGridChange w:id="268">
          <w:tblGrid>
            <w:gridCol w:w="4672"/>
            <w:gridCol w:w="4673"/>
          </w:tblGrid>
        </w:tblGridChange>
      </w:tblGrid>
      <w:tr w:rsidR="00EE1D8B" w14:paraId="4BC25AF3" w14:textId="77777777" w:rsidTr="00EE1D8B">
        <w:trPr>
          <w:jc w:val="center"/>
          <w:ins w:id="269" w:author="Eugene" w:date="2019-04-21T19:50:00Z"/>
        </w:trPr>
        <w:tc>
          <w:tcPr>
            <w:tcW w:w="5954" w:type="dxa"/>
            <w:vAlign w:val="center"/>
            <w:tcPrChange w:id="270" w:author="Eugene" w:date="2019-04-21T19:50:00Z">
              <w:tcPr>
                <w:tcW w:w="4672" w:type="dxa"/>
              </w:tcPr>
            </w:tcPrChange>
          </w:tcPr>
          <w:moveToRangeStart w:id="271" w:author="Eugene" w:date="2019-04-21T19:50:00Z" w:name="move6768625"/>
          <w:p w14:paraId="4F4DC1EB" w14:textId="359AEF7F" w:rsidR="00EE1D8B" w:rsidRPr="00EE1D8B" w:rsidRDefault="00132D29">
            <w:pPr>
              <w:spacing w:line="360" w:lineRule="auto"/>
              <w:rPr>
                <w:ins w:id="272" w:author="Eugene" w:date="2019-04-21T19:50:00Z"/>
                <w:rPrChange w:id="273" w:author="Eugene" w:date="2019-04-21T19:50:00Z">
                  <w:rPr>
                    <w:ins w:id="274" w:author="Eugene" w:date="2019-04-21T19:50:00Z"/>
                    <w:sz w:val="28"/>
                  </w:rPr>
                </w:rPrChange>
              </w:rPr>
            </w:pPr>
            <w:moveTo w:id="275" w:author="Eugene" w:date="2019-04-21T19:50:00Z">
              <w:r w:rsidRPr="00BF4F88">
                <w:rPr>
                  <w:position w:val="-24"/>
                </w:rPr>
                <w:object w:dxaOrig="1920" w:dyaOrig="620" w14:anchorId="1CE0C907">
                  <v:shape id="_x0000_i1047" type="#_x0000_t75" style="width:132.35pt;height:42.35pt" o:ole="">
                    <v:imagedata r:id="rId51" o:title=""/>
                  </v:shape>
                  <o:OLEObject Type="Embed" ProgID="Equation.DSMT4" ShapeID="_x0000_i1047" DrawAspect="Content" ObjectID="_1670349400" r:id="rId52"/>
                </w:object>
              </w:r>
            </w:moveTo>
            <w:moveToRangeEnd w:id="271"/>
            <w:ins w:id="276" w:author="Ольга Гладкова" w:date="2019-03-30T13:37:00Z">
              <w:del w:id="277" w:author="Eugene" w:date="2019-04-22T18:26:00Z">
                <w:r w:rsidR="00EE1D8B" w:rsidDel="003A2DEF">
                  <w:rPr>
                    <w:sz w:val="28"/>
                  </w:rPr>
                  <w:delText>где</w:delText>
                </w:r>
              </w:del>
            </w:ins>
          </w:p>
        </w:tc>
        <w:tc>
          <w:tcPr>
            <w:tcW w:w="3391" w:type="dxa"/>
            <w:vAlign w:val="center"/>
            <w:tcPrChange w:id="278" w:author="Eugene" w:date="2019-04-21T19:50:00Z">
              <w:tcPr>
                <w:tcW w:w="4673" w:type="dxa"/>
              </w:tcPr>
            </w:tcPrChange>
          </w:tcPr>
          <w:p w14:paraId="75154343" w14:textId="0E4A7F9A" w:rsidR="00EE1D8B" w:rsidRDefault="00EE1D8B">
            <w:pPr>
              <w:spacing w:line="360" w:lineRule="auto"/>
              <w:jc w:val="right"/>
              <w:rPr>
                <w:ins w:id="279" w:author="Eugene" w:date="2019-04-21T19:50:00Z"/>
                <w:sz w:val="28"/>
              </w:rPr>
              <w:pPrChange w:id="280" w:author="Eugene" w:date="2019-04-21T19:50:00Z">
                <w:pPr>
                  <w:spacing w:line="360" w:lineRule="auto"/>
                </w:pPr>
              </w:pPrChange>
            </w:pPr>
          </w:p>
        </w:tc>
      </w:tr>
    </w:tbl>
    <w:p w14:paraId="13E2A3AC" w14:textId="5D65A69C" w:rsidR="003A2DEF" w:rsidRDefault="003A2DEF">
      <w:pPr>
        <w:spacing w:line="360" w:lineRule="auto"/>
        <w:rPr>
          <w:ins w:id="281" w:author="Eugene" w:date="2019-04-22T18:29:00Z"/>
          <w:sz w:val="28"/>
        </w:rPr>
      </w:pPr>
      <w:ins w:id="282" w:author="Eugene" w:date="2019-04-22T18:26:00Z">
        <w:r>
          <w:rPr>
            <w:sz w:val="28"/>
          </w:rPr>
          <w:t xml:space="preserve">а </w:t>
        </w:r>
      </w:ins>
      <w:ins w:id="283" w:author="Eugene" w:date="2019-04-22T18:27:00Z">
        <w:r w:rsidR="00905865">
          <w:rPr>
            <w:sz w:val="28"/>
          </w:rPr>
          <w:t>передаточная функция примет вид:</w:t>
        </w:r>
      </w:ins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84" w:author="Eugene" w:date="2019-05-21T18:46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2"/>
        <w:gridCol w:w="4673"/>
        <w:tblGridChange w:id="285">
          <w:tblGrid>
            <w:gridCol w:w="4672"/>
            <w:gridCol w:w="4673"/>
          </w:tblGrid>
        </w:tblGridChange>
      </w:tblGrid>
      <w:tr w:rsidR="001E5288" w14:paraId="10517146" w14:textId="77777777" w:rsidTr="00F11D37">
        <w:trPr>
          <w:ins w:id="286" w:author="Eugene" w:date="2019-04-22T18:29:00Z"/>
        </w:trPr>
        <w:tc>
          <w:tcPr>
            <w:tcW w:w="4672" w:type="dxa"/>
            <w:vAlign w:val="center"/>
            <w:tcPrChange w:id="287" w:author="Eugene" w:date="2019-05-21T18:46:00Z">
              <w:tcPr>
                <w:tcW w:w="4672" w:type="dxa"/>
              </w:tcPr>
            </w:tcPrChange>
          </w:tcPr>
          <w:p w14:paraId="5572477C" w14:textId="2166005A" w:rsidR="001E5288" w:rsidRDefault="001E5288" w:rsidP="003A2DEF">
            <w:pPr>
              <w:spacing w:line="360" w:lineRule="auto"/>
              <w:rPr>
                <w:ins w:id="288" w:author="Eugene" w:date="2019-04-22T18:29:00Z"/>
                <w:sz w:val="28"/>
              </w:rPr>
            </w:pPr>
            <w:ins w:id="289" w:author="Eugene" w:date="2019-04-22T18:29:00Z">
              <w:r w:rsidRPr="0049696D">
                <w:rPr>
                  <w:position w:val="-30"/>
                </w:rPr>
                <w:object w:dxaOrig="2580" w:dyaOrig="680" w14:anchorId="42932101">
                  <v:shape id="_x0000_i1048" type="#_x0000_t75" style="width:178.95pt;height:45.55pt" o:ole="">
                    <v:imagedata r:id="rId53" o:title=""/>
                  </v:shape>
                  <o:OLEObject Type="Embed" ProgID="Equation.DSMT4" ShapeID="_x0000_i1048" DrawAspect="Content" ObjectID="_1670349401" r:id="rId54"/>
                </w:object>
              </w:r>
            </w:ins>
          </w:p>
        </w:tc>
        <w:tc>
          <w:tcPr>
            <w:tcW w:w="4673" w:type="dxa"/>
            <w:vAlign w:val="center"/>
            <w:tcPrChange w:id="290" w:author="Eugene" w:date="2019-05-21T18:46:00Z">
              <w:tcPr>
                <w:tcW w:w="4673" w:type="dxa"/>
              </w:tcPr>
            </w:tcPrChange>
          </w:tcPr>
          <w:p w14:paraId="1C2D48E0" w14:textId="5B0DE506" w:rsidR="001E5288" w:rsidRDefault="001E5288">
            <w:pPr>
              <w:spacing w:line="360" w:lineRule="auto"/>
              <w:jc w:val="right"/>
              <w:rPr>
                <w:ins w:id="291" w:author="Eugene" w:date="2019-04-22T18:29:00Z"/>
                <w:sz w:val="28"/>
              </w:rPr>
              <w:pPrChange w:id="292" w:author="Eugene" w:date="2019-04-22T18:29:00Z">
                <w:pPr>
                  <w:spacing w:line="360" w:lineRule="auto"/>
                </w:pPr>
              </w:pPrChange>
            </w:pPr>
            <w:ins w:id="293" w:author="Eugene" w:date="2019-04-22T18:29:00Z">
              <w:r w:rsidRPr="00BD3E61">
                <w:rPr>
                  <w:sz w:val="28"/>
                </w:rPr>
                <w:t>(1)</w:t>
              </w:r>
            </w:ins>
          </w:p>
        </w:tc>
      </w:tr>
    </w:tbl>
    <w:p w14:paraId="2D1E6EF2" w14:textId="26987A28" w:rsidR="00EE1D8B" w:rsidRDefault="00905865">
      <w:pPr>
        <w:spacing w:line="360" w:lineRule="auto"/>
        <w:rPr>
          <w:sz w:val="28"/>
        </w:rPr>
      </w:pPr>
      <w:ins w:id="294" w:author="Eugene" w:date="2019-04-22T18:27:00Z">
        <w:r>
          <w:rPr>
            <w:sz w:val="28"/>
          </w:rPr>
          <w:t>где</w:t>
        </w:r>
      </w:ins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837"/>
      </w:tblGrid>
      <w:tr w:rsidR="004331DC" w14:paraId="79D9BF9C" w14:textId="77777777" w:rsidTr="004331DC">
        <w:trPr>
          <w:trHeight w:val="685"/>
        </w:trPr>
        <w:tc>
          <w:tcPr>
            <w:tcW w:w="7508" w:type="dxa"/>
          </w:tcPr>
          <w:p w14:paraId="57262340" w14:textId="1A623083" w:rsidR="004331DC" w:rsidRDefault="004331DC" w:rsidP="004331DC">
            <w:pPr>
              <w:spacing w:line="360" w:lineRule="auto"/>
              <w:ind w:left="-108"/>
              <w:rPr>
                <w:sz w:val="28"/>
              </w:rPr>
            </w:pPr>
            <w:ins w:id="295" w:author="Ольга Гладкова" w:date="2019-03-30T13:37:00Z">
              <w:del w:id="296" w:author="Eugene" w:date="2019-04-21T19:50:00Z">
                <w:r w:rsidDel="00EE1D8B">
                  <w:rPr>
                    <w:sz w:val="28"/>
                  </w:rPr>
                  <w:delText xml:space="preserve">где </w:delText>
                </w:r>
              </w:del>
            </w:ins>
            <w:ins w:id="297" w:author="Ольга Гладкова" w:date="2019-03-30T13:44:00Z">
              <w:r w:rsidRPr="007E67B7">
                <w:rPr>
                  <w:position w:val="-12"/>
                </w:rPr>
                <w:object w:dxaOrig="1080" w:dyaOrig="360" w14:anchorId="77564925">
                  <v:shape id="_x0000_i1049" type="#_x0000_t75" style="width:74.1pt;height:24.35pt" o:ole="">
                    <v:imagedata r:id="rId55" o:title=""/>
                  </v:shape>
                  <o:OLEObject Type="Embed" ProgID="Equation.DSMT4" ShapeID="_x0000_i1049" DrawAspect="Content" ObjectID="_1670349402" r:id="rId56"/>
                </w:object>
              </w:r>
            </w:ins>
            <w:ins w:id="298" w:author="Ольга Гладкова" w:date="2019-03-30T13:45:00Z">
              <w:r>
                <w:t xml:space="preserve"> </w:t>
              </w:r>
            </w:ins>
            <w:ins w:id="299" w:author="Eugene" w:date="2019-04-21T19:51:00Z">
              <w:r>
                <w:rPr>
                  <w:sz w:val="28"/>
                </w:rPr>
                <w:t>- коэффициент усиления движителя,</w:t>
              </w:r>
            </w:ins>
          </w:p>
        </w:tc>
        <w:tc>
          <w:tcPr>
            <w:tcW w:w="1837" w:type="dxa"/>
          </w:tcPr>
          <w:p w14:paraId="6D232F48" w14:textId="39446288" w:rsidR="004331DC" w:rsidRDefault="004331DC" w:rsidP="004331DC">
            <w:pPr>
              <w:spacing w:line="360" w:lineRule="auto"/>
              <w:jc w:val="right"/>
              <w:rPr>
                <w:sz w:val="28"/>
              </w:rPr>
            </w:pPr>
          </w:p>
        </w:tc>
      </w:tr>
      <w:tr w:rsidR="004331DC" w14:paraId="318ACF55" w14:textId="77777777" w:rsidTr="004331DC">
        <w:tc>
          <w:tcPr>
            <w:tcW w:w="7508" w:type="dxa"/>
          </w:tcPr>
          <w:p w14:paraId="3C5958EF" w14:textId="3924989A" w:rsidR="004331DC" w:rsidRDefault="004331DC" w:rsidP="004331DC">
            <w:pPr>
              <w:spacing w:line="360" w:lineRule="auto"/>
              <w:ind w:left="-108"/>
              <w:rPr>
                <w:sz w:val="28"/>
              </w:rPr>
            </w:pPr>
            <w:ins w:id="300" w:author="Ольга Гладкова" w:date="2019-03-30T13:45:00Z">
              <w:r w:rsidRPr="00383F4B">
                <w:rPr>
                  <w:position w:val="-12"/>
                </w:rPr>
                <w:object w:dxaOrig="859" w:dyaOrig="360" w14:anchorId="33CFEDEF">
                  <v:shape id="_x0000_i1050" type="#_x0000_t75" style="width:60.35pt;height:24.35pt" o:ole="">
                    <v:imagedata r:id="rId57" o:title=""/>
                  </v:shape>
                  <o:OLEObject Type="Embed" ProgID="Equation.DSMT4" ShapeID="_x0000_i1050" DrawAspect="Content" ObjectID="_1670349403" r:id="rId58"/>
                </w:object>
              </w:r>
            </w:ins>
            <w:ins w:id="301" w:author="Eugene" w:date="2019-04-21T19:51:00Z">
              <w:r>
                <w:rPr>
                  <w:sz w:val="28"/>
                </w:rPr>
                <w:t>- постоянная времени движит</w:t>
              </w:r>
            </w:ins>
            <w:ins w:id="302" w:author="Eugene" w:date="2019-04-21T19:52:00Z">
              <w:r>
                <w:rPr>
                  <w:sz w:val="28"/>
                </w:rPr>
                <w:t>е</w:t>
              </w:r>
            </w:ins>
            <w:ins w:id="303" w:author="Eugene" w:date="2019-04-21T19:51:00Z">
              <w:r>
                <w:rPr>
                  <w:sz w:val="28"/>
                </w:rPr>
                <w:t>ля,</w:t>
              </w:r>
            </w:ins>
            <w:ins w:id="304" w:author="Eugene" w:date="2019-05-21T18:43:00Z">
              <w:r>
                <w:rPr>
                  <w:sz w:val="28"/>
                </w:rPr>
                <w:t xml:space="preserve"> с,</w:t>
              </w:r>
            </w:ins>
          </w:p>
        </w:tc>
        <w:tc>
          <w:tcPr>
            <w:tcW w:w="1837" w:type="dxa"/>
          </w:tcPr>
          <w:p w14:paraId="4AB58A63" w14:textId="74EA4F95" w:rsidR="004331DC" w:rsidRDefault="004331DC" w:rsidP="004331DC">
            <w:pPr>
              <w:spacing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(2)</w:t>
            </w:r>
          </w:p>
        </w:tc>
      </w:tr>
    </w:tbl>
    <w:p w14:paraId="256FCC89" w14:textId="5BB3C2E7" w:rsidR="00B54788" w:rsidDel="00EE1D8B" w:rsidRDefault="00DF3F8E" w:rsidP="00C2082C">
      <w:pPr>
        <w:spacing w:line="360" w:lineRule="auto"/>
        <w:rPr>
          <w:ins w:id="305" w:author="Ольга Гладкова" w:date="2019-03-30T13:37:00Z"/>
          <w:del w:id="306" w:author="Eugene" w:date="2019-04-21T19:50:00Z"/>
        </w:rPr>
      </w:pPr>
      <w:moveFromRangeStart w:id="307" w:author="Eugene" w:date="2019-04-21T19:50:00Z" w:name="move6768625"/>
      <w:moveFrom w:id="308" w:author="Eugene" w:date="2019-04-21T19:50:00Z">
        <w:del w:id="309" w:author="Eugene" w:date="2019-04-21T19:50:00Z">
          <w:r w:rsidDel="00EE1D8B">
            <w:rPr>
              <w:sz w:val="28"/>
            </w:rPr>
            <w:delText xml:space="preserve"> </w:delText>
          </w:r>
          <w:r w:rsidR="00BF4F88" w:rsidRPr="00BF4F88" w:rsidDel="00EE1D8B">
            <w:rPr>
              <w:position w:val="-24"/>
            </w:rPr>
            <w:object w:dxaOrig="2960" w:dyaOrig="620" w14:anchorId="26F63331">
              <v:shape id="_x0000_i1051" type="#_x0000_t75" style="width:207.55pt;height:42.35pt" o:ole="">
                <v:imagedata r:id="rId59" o:title=""/>
              </v:shape>
              <o:OLEObject Type="Embed" ProgID="Equation.DSMT4" ShapeID="_x0000_i1051" DrawAspect="Content" ObjectID="_1670349404" r:id="rId60"/>
            </w:object>
          </w:r>
        </w:del>
      </w:moveFrom>
      <w:moveFromRangeEnd w:id="307"/>
      <w:ins w:id="310" w:author="Ольга Гладкова" w:date="2019-03-30T13:37:00Z">
        <w:del w:id="311" w:author="Eugene" w:date="2019-04-21T19:50:00Z">
          <w:r w:rsidR="00B54788" w:rsidDel="00EE1D8B">
            <w:delText>,</w:delText>
          </w:r>
          <w:r w:rsidR="00B54788" w:rsidDel="00EE1D8B">
            <w:tab/>
          </w:r>
          <w:r w:rsidR="00B54788" w:rsidDel="00EE1D8B">
            <w:tab/>
            <w:delText>(1)</w:delText>
          </w:r>
        </w:del>
      </w:ins>
    </w:p>
    <w:p w14:paraId="3048092F" w14:textId="555740C3" w:rsidR="00132D29" w:rsidRDefault="00132D29" w:rsidP="00C2082C">
      <w:pPr>
        <w:spacing w:line="360" w:lineRule="auto"/>
        <w:rPr>
          <w:ins w:id="312" w:author="Eugene" w:date="2019-04-22T17:56:00Z"/>
          <w:sz w:val="28"/>
        </w:rPr>
      </w:pPr>
      <w:ins w:id="313" w:author="Eugene" w:date="2019-04-22T17:56:00Z">
        <w:r w:rsidRPr="00383F4B">
          <w:rPr>
            <w:position w:val="-12"/>
          </w:rPr>
          <w:object w:dxaOrig="240" w:dyaOrig="360" w14:anchorId="2E9586E8">
            <v:shape id="_x0000_i1052" type="#_x0000_t75" style="width:15.9pt;height:24.35pt" o:ole="">
              <v:imagedata r:id="rId61" o:title=""/>
            </v:shape>
            <o:OLEObject Type="Embed" ProgID="Equation.DSMT4" ShapeID="_x0000_i1052" DrawAspect="Content" ObjectID="_1670349405" r:id="rId62"/>
          </w:object>
        </w:r>
      </w:ins>
      <w:ins w:id="314" w:author="Eugene" w:date="2019-04-22T17:56:00Z">
        <w:r w:rsidRPr="001010B1">
          <w:rPr>
            <w:sz w:val="28"/>
            <w:rPrChange w:id="315" w:author="Eugene" w:date="2019-05-28T21:52:00Z">
              <w:rPr>
                <w:sz w:val="28"/>
                <w:lang w:val="en-US"/>
              </w:rPr>
            </w:rPrChange>
          </w:rPr>
          <w:t xml:space="preserve">- </w:t>
        </w:r>
        <w:r>
          <w:rPr>
            <w:sz w:val="28"/>
          </w:rPr>
          <w:t>тяга одного движителя,</w:t>
        </w:r>
      </w:ins>
      <w:ins w:id="316" w:author="Eugene" w:date="2019-05-21T18:43:00Z">
        <w:r w:rsidR="0033546F">
          <w:rPr>
            <w:sz w:val="28"/>
          </w:rPr>
          <w:t xml:space="preserve"> Н,</w:t>
        </w:r>
      </w:ins>
    </w:p>
    <w:p w14:paraId="67AA221C" w14:textId="0F5C5E39" w:rsidR="00BF4F88" w:rsidDel="00EE1D8B" w:rsidRDefault="00132D29" w:rsidP="00B54788">
      <w:pPr>
        <w:spacing w:line="360" w:lineRule="auto"/>
        <w:rPr>
          <w:ins w:id="317" w:author="Ольга Гладкова" w:date="2019-03-30T13:44:00Z"/>
          <w:del w:id="318" w:author="Eugene" w:date="2019-04-21T19:52:00Z"/>
          <w:sz w:val="28"/>
        </w:rPr>
      </w:pPr>
      <w:ins w:id="319" w:author="Eugene" w:date="2019-04-22T17:57:00Z">
        <w:r w:rsidRPr="007E67B7">
          <w:rPr>
            <w:position w:val="-6"/>
          </w:rPr>
          <w:object w:dxaOrig="260" w:dyaOrig="279" w14:anchorId="31989D26">
            <v:shape id="_x0000_i1053" type="#_x0000_t75" style="width:19.05pt;height:19.05pt" o:ole="">
              <v:imagedata r:id="rId63" o:title=""/>
            </v:shape>
            <o:OLEObject Type="Embed" ProgID="Equation.DSMT4" ShapeID="_x0000_i1053" DrawAspect="Content" ObjectID="_1670349406" r:id="rId64"/>
          </w:object>
        </w:r>
      </w:ins>
      <w:ins w:id="320" w:author="Eugene" w:date="2019-04-22T17:57:00Z">
        <w:r w:rsidRPr="001010B1">
          <w:rPr>
            <w:sz w:val="28"/>
            <w:rPrChange w:id="321" w:author="Eugene" w:date="2019-05-28T21:52:00Z">
              <w:rPr>
                <w:sz w:val="28"/>
                <w:lang w:val="en-US"/>
              </w:rPr>
            </w:rPrChange>
          </w:rPr>
          <w:t xml:space="preserve">- </w:t>
        </w:r>
        <w:r>
          <w:rPr>
            <w:sz w:val="28"/>
          </w:rPr>
          <w:t>напряжение</w:t>
        </w:r>
      </w:ins>
      <w:ins w:id="322" w:author="Eugene" w:date="2019-05-21T18:43:00Z">
        <w:r w:rsidR="0033546F">
          <w:rPr>
            <w:sz w:val="28"/>
          </w:rPr>
          <w:t>, В</w:t>
        </w:r>
      </w:ins>
      <w:ins w:id="323" w:author="Eugene" w:date="2019-04-22T17:57:00Z">
        <w:r>
          <w:rPr>
            <w:sz w:val="28"/>
          </w:rPr>
          <w:t>.</w:t>
        </w:r>
      </w:ins>
      <w:ins w:id="324" w:author="Ольга Гладкова" w:date="2019-03-30T13:45:00Z">
        <w:del w:id="325" w:author="Eugene" w:date="2019-04-21T19:51:00Z">
          <w:r w:rsidR="00BF4F88" w:rsidDel="00EE1D8B">
            <w:delText xml:space="preserve"> - </w:delText>
          </w:r>
        </w:del>
      </w:ins>
    </w:p>
    <w:p w14:paraId="079E59F1" w14:textId="7DB142AD" w:rsidR="00B54788" w:rsidDel="00EE1D8B" w:rsidRDefault="00B54788" w:rsidP="00B54788">
      <w:pPr>
        <w:spacing w:line="360" w:lineRule="auto"/>
        <w:rPr>
          <w:del w:id="326" w:author="Eugene" w:date="2019-04-21T19:52:00Z"/>
          <w:sz w:val="28"/>
        </w:rPr>
      </w:pPr>
      <w:del w:id="327" w:author="Eugene" w:date="2019-04-21T19:52:00Z">
        <w:r w:rsidDel="00EE1D8B">
          <w:rPr>
            <w:sz w:val="28"/>
            <w:lang w:val="en-US"/>
          </w:rPr>
          <w:delText>P</w:delText>
        </w:r>
        <w:r w:rsidRPr="00227E08" w:rsidDel="00EE1D8B">
          <w:rPr>
            <w:sz w:val="28"/>
          </w:rPr>
          <w:delText xml:space="preserve">1 – </w:delText>
        </w:r>
        <w:r w:rsidDel="00EE1D8B">
          <w:rPr>
            <w:sz w:val="28"/>
          </w:rPr>
          <w:delText>упор одного движителя,</w:delText>
        </w:r>
      </w:del>
    </w:p>
    <w:p w14:paraId="60ED2547" w14:textId="09DA9FD3" w:rsidR="00B54788" w:rsidRPr="00227E08" w:rsidDel="00EE1D8B" w:rsidRDefault="00B54788" w:rsidP="00B54788">
      <w:pPr>
        <w:spacing w:line="360" w:lineRule="auto"/>
        <w:rPr>
          <w:del w:id="328" w:author="Eugene" w:date="2019-04-21T19:52:00Z"/>
          <w:sz w:val="28"/>
        </w:rPr>
      </w:pPr>
      <w:del w:id="329" w:author="Eugene" w:date="2019-04-21T19:52:00Z">
        <w:r w:rsidDel="00EE1D8B">
          <w:rPr>
            <w:sz w:val="28"/>
          </w:rPr>
          <w:delText>U – напряжение, подаваемое на движитель.</w:delText>
        </w:r>
      </w:del>
    </w:p>
    <w:p w14:paraId="5DE4CE29" w14:textId="51FBBFAB" w:rsidR="00227E08" w:rsidRDefault="00227E08" w:rsidP="00C2082C">
      <w:pPr>
        <w:spacing w:line="360" w:lineRule="auto"/>
      </w:pPr>
    </w:p>
    <w:p w14:paraId="6290CD1E" w14:textId="77777777" w:rsidR="00703351" w:rsidRDefault="00703351" w:rsidP="00C2082C">
      <w:pPr>
        <w:spacing w:line="360" w:lineRule="auto"/>
        <w:rPr>
          <w:sz w:val="28"/>
        </w:rPr>
      </w:pPr>
    </w:p>
    <w:p w14:paraId="67A5ACE4" w14:textId="125F0529" w:rsidR="00227E08" w:rsidRPr="009857D9" w:rsidRDefault="00612513" w:rsidP="00227E08">
      <w:pPr>
        <w:pStyle w:val="2"/>
        <w:rPr>
          <w:rStyle w:val="30"/>
          <w:rFonts w:ascii="Times New Roman" w:hAnsi="Times New Roman" w:cs="Times New Roman"/>
          <w:b/>
          <w:strike/>
          <w:color w:val="auto"/>
          <w:sz w:val="28"/>
        </w:rPr>
      </w:pPr>
      <w:bookmarkStart w:id="330" w:name="_Toc9974272"/>
      <w:r w:rsidRPr="009857D9">
        <w:rPr>
          <w:rStyle w:val="30"/>
          <w:rFonts w:ascii="Times New Roman" w:hAnsi="Times New Roman" w:cs="Times New Roman"/>
          <w:b/>
          <w:strike/>
          <w:color w:val="auto"/>
          <w:sz w:val="28"/>
        </w:rPr>
        <w:t>1</w:t>
      </w:r>
      <w:r w:rsidR="00DF3F8E" w:rsidRPr="009857D9">
        <w:rPr>
          <w:rStyle w:val="30"/>
          <w:rFonts w:ascii="Times New Roman" w:hAnsi="Times New Roman" w:cs="Times New Roman"/>
          <w:b/>
          <w:strike/>
          <w:color w:val="auto"/>
          <w:sz w:val="28"/>
        </w:rPr>
        <w:t>.2</w:t>
      </w:r>
      <w:r w:rsidR="00227E08" w:rsidRPr="009857D9">
        <w:rPr>
          <w:rStyle w:val="30"/>
          <w:rFonts w:ascii="Times New Roman" w:hAnsi="Times New Roman" w:cs="Times New Roman"/>
          <w:b/>
          <w:strike/>
          <w:color w:val="auto"/>
          <w:sz w:val="28"/>
        </w:rPr>
        <w:t xml:space="preserve"> </w:t>
      </w:r>
      <w:r w:rsidR="00DF3F8E" w:rsidRPr="009857D9">
        <w:rPr>
          <w:rStyle w:val="30"/>
          <w:rFonts w:ascii="Times New Roman" w:hAnsi="Times New Roman" w:cs="Times New Roman"/>
          <w:b/>
          <w:strike/>
          <w:color w:val="auto"/>
          <w:sz w:val="28"/>
        </w:rPr>
        <w:t>Математическая модель ДРК</w:t>
      </w:r>
      <w:bookmarkEnd w:id="330"/>
    </w:p>
    <w:p w14:paraId="7DAF222F" w14:textId="77777777" w:rsidR="00227E08" w:rsidRDefault="00227E08" w:rsidP="00227E08">
      <w:pPr>
        <w:rPr>
          <w:sz w:val="28"/>
        </w:rPr>
      </w:pPr>
    </w:p>
    <w:p w14:paraId="121FB961" w14:textId="77777777" w:rsidR="00D50E38" w:rsidRDefault="00DF3F8E" w:rsidP="006C0849">
      <w:pPr>
        <w:spacing w:after="160" w:line="360" w:lineRule="auto"/>
        <w:ind w:firstLine="708"/>
        <w:jc w:val="both"/>
        <w:rPr>
          <w:ins w:id="331" w:author="Eugene" w:date="2019-05-21T18:45:00Z"/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Для определения сил и моментов, создаваемых ДРК, необходимо учесть расположение движителей на реальном АНПА. Чертёж, показывающий расположение ВМА представлен на ри</w:t>
      </w:r>
      <w:r w:rsidR="00827C8E">
        <w:rPr>
          <w:rFonts w:eastAsiaTheme="majorEastAsia"/>
          <w:sz w:val="28"/>
          <w:szCs w:val="32"/>
        </w:rPr>
        <w:t>сунке 5</w:t>
      </w:r>
      <w:r>
        <w:rPr>
          <w:rFonts w:eastAsiaTheme="majorEastAsia"/>
          <w:sz w:val="28"/>
          <w:szCs w:val="32"/>
        </w:rPr>
        <w:t>.</w:t>
      </w:r>
      <w:ins w:id="332" w:author="Eugene" w:date="2019-05-21T18:45:00Z">
        <w:r w:rsidR="00D50E38" w:rsidRPr="00D50E38">
          <w:rPr>
            <w:rFonts w:eastAsiaTheme="majorEastAsia"/>
            <w:sz w:val="28"/>
            <w:szCs w:val="32"/>
          </w:rPr>
          <w:t xml:space="preserve"> </w:t>
        </w:r>
      </w:ins>
      <w:moveToRangeStart w:id="333" w:author="Eugene" w:date="2019-05-21T18:45:00Z" w:name="move9356720"/>
      <w:moveTo w:id="334" w:author="Eugene" w:date="2019-05-21T18:45:00Z">
        <w:r w:rsidR="00D50E38">
          <w:rPr>
            <w:rFonts w:eastAsiaTheme="majorEastAsia"/>
            <w:sz w:val="28"/>
            <w:szCs w:val="32"/>
          </w:rPr>
          <w:tab/>
        </w:r>
      </w:moveTo>
    </w:p>
    <w:p w14:paraId="4297CD9B" w14:textId="71C7A9E5" w:rsidR="00D50E38" w:rsidRDefault="00D50E38">
      <w:pPr>
        <w:spacing w:after="160" w:line="360" w:lineRule="auto"/>
        <w:ind w:firstLine="708"/>
        <w:jc w:val="both"/>
        <w:rPr>
          <w:moveTo w:id="335" w:author="Eugene" w:date="2019-05-21T18:45:00Z"/>
          <w:rFonts w:eastAsiaTheme="majorEastAsia"/>
          <w:sz w:val="28"/>
          <w:szCs w:val="32"/>
        </w:rPr>
        <w:pPrChange w:id="336" w:author="Eugene" w:date="2019-05-21T18:45:00Z">
          <w:pPr>
            <w:spacing w:after="160" w:line="360" w:lineRule="auto"/>
            <w:jc w:val="both"/>
          </w:pPr>
        </w:pPrChange>
      </w:pPr>
      <w:moveTo w:id="337" w:author="Eugene" w:date="2019-05-21T18:45:00Z">
        <w:r>
          <w:rPr>
            <w:rFonts w:eastAsiaTheme="majorEastAsia"/>
            <w:sz w:val="28"/>
            <w:szCs w:val="32"/>
          </w:rPr>
          <w:t>Отметим, что центр масс аппарата расположен в плоскости, содержащей оси вращения винтомоторов. Поэтому, зная угол (45</w:t>
        </w:r>
      </w:moveTo>
      <w:r w:rsidR="006C0849">
        <w:rPr>
          <w:rFonts w:eastAsiaTheme="majorEastAsia"/>
          <w:sz w:val="28"/>
          <w:szCs w:val="32"/>
        </w:rPr>
        <w:t>°</w:t>
      </w:r>
      <w:moveTo w:id="338" w:author="Eugene" w:date="2019-05-21T18:45:00Z">
        <w:r>
          <w:rPr>
            <w:rFonts w:eastAsiaTheme="majorEastAsia"/>
            <w:sz w:val="28"/>
            <w:szCs w:val="32"/>
          </w:rPr>
          <w:t>) и сторону квадрата (330</w:t>
        </w:r>
      </w:moveTo>
      <w:r w:rsidR="006C0849">
        <w:rPr>
          <w:rFonts w:eastAsiaTheme="majorEastAsia"/>
          <w:sz w:val="28"/>
          <w:szCs w:val="32"/>
        </w:rPr>
        <w:t> </w:t>
      </w:r>
      <w:moveTo w:id="339" w:author="Eugene" w:date="2019-05-21T18:45:00Z">
        <w:r>
          <w:rPr>
            <w:rFonts w:eastAsiaTheme="majorEastAsia"/>
            <w:sz w:val="28"/>
            <w:szCs w:val="32"/>
          </w:rPr>
          <w:t xml:space="preserve">мм), можем найти плечо </w:t>
        </w:r>
        <w:r w:rsidRPr="00746958">
          <w:rPr>
            <w:rFonts w:eastAsiaTheme="majorEastAsia"/>
            <w:position w:val="-6"/>
            <w:sz w:val="28"/>
            <w:szCs w:val="32"/>
          </w:rPr>
          <w:object w:dxaOrig="139" w:dyaOrig="279" w14:anchorId="339E903E">
            <v:shape id="_x0000_i1054" type="#_x0000_t75" style="width:11.65pt;height:20.1pt" o:ole="">
              <v:imagedata r:id="rId65" o:title=""/>
            </v:shape>
            <o:OLEObject Type="Embed" ProgID="Equation.DSMT4" ShapeID="_x0000_i1054" DrawAspect="Content" ObjectID="_1670349407" r:id="rId66"/>
          </w:object>
        </w:r>
      </w:moveTo>
      <w:ins w:id="340" w:author="Eugene" w:date="2019-05-21T18:45:00Z">
        <w:r w:rsidR="00505259">
          <w:rPr>
            <w:rFonts w:eastAsiaTheme="majorEastAsia"/>
            <w:sz w:val="28"/>
            <w:szCs w:val="32"/>
          </w:rPr>
          <w:t xml:space="preserve"> (см. рис. 5)</w:t>
        </w:r>
      </w:ins>
      <w:moveTo w:id="341" w:author="Eugene" w:date="2019-05-21T18:45:00Z">
        <w:r>
          <w:rPr>
            <w:rFonts w:eastAsiaTheme="majorEastAsia"/>
            <w:sz w:val="28"/>
            <w:szCs w:val="32"/>
          </w:rPr>
          <w:t>:</w:t>
        </w:r>
      </w:moveTo>
    </w:p>
    <w:p w14:paraId="54B783C8" w14:textId="77777777" w:rsidR="00D50E38" w:rsidRDefault="00D50E38" w:rsidP="00D50E38">
      <w:pPr>
        <w:spacing w:after="160" w:line="360" w:lineRule="auto"/>
        <w:rPr>
          <w:moveTo w:id="342" w:author="Eugene" w:date="2019-05-21T18:45:00Z"/>
        </w:rPr>
      </w:pPr>
      <w:moveTo w:id="343" w:author="Eugene" w:date="2019-05-21T18:45:00Z">
        <w:r w:rsidRPr="00BF4F88">
          <w:rPr>
            <w:position w:val="-10"/>
          </w:rPr>
          <w:object w:dxaOrig="1219" w:dyaOrig="320" w14:anchorId="65106FA4">
            <v:shape id="_x0000_i1055" type="#_x0000_t75" style="width:83.65pt;height:20.1pt" o:ole="">
              <v:imagedata r:id="rId67" o:title=""/>
            </v:shape>
            <o:OLEObject Type="Embed" ProgID="Equation.DSMT4" ShapeID="_x0000_i1055" DrawAspect="Content" ObjectID="_1670349408" r:id="rId68"/>
          </w:object>
        </w:r>
      </w:moveTo>
    </w:p>
    <w:moveToRangeEnd w:id="333"/>
    <w:p w14:paraId="412CD8BB" w14:textId="2DB70A19" w:rsidR="00DF3F8E" w:rsidRDefault="00DF3F8E" w:rsidP="00DF3F8E">
      <w:pPr>
        <w:spacing w:after="160" w:line="360" w:lineRule="auto"/>
        <w:ind w:firstLine="708"/>
        <w:jc w:val="both"/>
        <w:rPr>
          <w:rFonts w:eastAsiaTheme="majorEastAsia"/>
          <w:sz w:val="28"/>
          <w:szCs w:val="32"/>
        </w:rPr>
      </w:pPr>
    </w:p>
    <w:p w14:paraId="708344D0" w14:textId="59607C41" w:rsidR="00DF3F8E" w:rsidRDefault="0047044C" w:rsidP="00DF3F8E">
      <w:pPr>
        <w:spacing w:after="160" w:line="360" w:lineRule="auto"/>
        <w:jc w:val="center"/>
        <w:rPr>
          <w:rFonts w:eastAsiaTheme="majorEastAsia"/>
          <w:sz w:val="28"/>
          <w:szCs w:val="32"/>
        </w:rPr>
      </w:pPr>
      <w:r>
        <w:rPr>
          <w:rFonts w:eastAsiaTheme="majorEastAsia"/>
          <w:noProof/>
          <w:sz w:val="28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21316C" wp14:editId="56BF9A5C">
                <wp:simplePos x="0" y="0"/>
                <wp:positionH relativeFrom="column">
                  <wp:posOffset>2975758</wp:posOffset>
                </wp:positionH>
                <wp:positionV relativeFrom="paragraph">
                  <wp:posOffset>224828</wp:posOffset>
                </wp:positionV>
                <wp:extent cx="415637" cy="427512"/>
                <wp:effectExtent l="0" t="0" r="22860" b="2984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5637" cy="4275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BF7AA" id="Прямая соединительная линия 16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3pt,17.7pt" to="267.0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" strokecolor="#5b9bd5 [3204]" strokeweight=".5pt">
                <v:stroke joinstyle="miter"/>
              </v:line>
            </w:pict>
          </mc:Fallback>
        </mc:AlternateContent>
      </w:r>
      <w:r>
        <w:rPr>
          <w:rFonts w:eastAsiaTheme="major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699022" wp14:editId="6682AF98">
                <wp:simplePos x="0" y="0"/>
                <wp:positionH relativeFrom="column">
                  <wp:posOffset>2376615</wp:posOffset>
                </wp:positionH>
                <wp:positionV relativeFrom="paragraph">
                  <wp:posOffset>379304</wp:posOffset>
                </wp:positionV>
                <wp:extent cx="737294" cy="655408"/>
                <wp:effectExtent l="38100" t="38100" r="62865" b="4953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7294" cy="65540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8DC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" o:spid="_x0000_s1026" type="#_x0000_t32" style="position:absolute;margin-left:187.15pt;margin-top:29.85pt;width:58.05pt;height:51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203DB2">
        <w:rPr>
          <w:rFonts w:eastAsiaTheme="majorEastAsia"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AD59AD" wp14:editId="658BAD31">
                <wp:simplePos x="0" y="0"/>
                <wp:positionH relativeFrom="page">
                  <wp:align>center</wp:align>
                </wp:positionH>
                <wp:positionV relativeFrom="paragraph">
                  <wp:posOffset>410680</wp:posOffset>
                </wp:positionV>
                <wp:extent cx="207818" cy="243444"/>
                <wp:effectExtent l="76200" t="57150" r="40005" b="6159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91625">
                          <a:off x="0" y="0"/>
                          <a:ext cx="207818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FA08D" w14:textId="1D9ED548" w:rsidR="00B44055" w:rsidRPr="00DE2F7F" w:rsidRDefault="00B44055">
                            <w:pPr>
                              <w:rPr>
                                <w:i/>
                                <w:lang w:val="en-US"/>
                              </w:rPr>
                            </w:pPr>
                            <w:r w:rsidRPr="00DE2F7F">
                              <w:rPr>
                                <w:i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59AD" id="Надпись 23" o:spid="_x0000_s1030" type="#_x0000_t202" style="position:absolute;left:0;text-align:left;margin-left:0;margin-top:32.35pt;width:16.35pt;height:19.15pt;rotation:-2849041fd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" fillcolor="white [3201]" strokecolor="white [3212]" strokeweight=".5pt">
                <v:textbox>
                  <w:txbxContent>
                    <w:p w14:paraId="185FA08D" w14:textId="1D9ED548" w:rsidR="00B44055" w:rsidRPr="00DE2F7F" w:rsidRDefault="00B44055">
                      <w:pPr>
                        <w:rPr>
                          <w:i/>
                          <w:lang w:val="en-US"/>
                        </w:rPr>
                      </w:pPr>
                      <w:r w:rsidRPr="00DE2F7F">
                        <w:rPr>
                          <w:i/>
                          <w:lang w:val="en-US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F3F8E">
        <w:rPr>
          <w:rFonts w:eastAsiaTheme="majorEastAsia"/>
          <w:noProof/>
          <w:sz w:val="28"/>
          <w:szCs w:val="32"/>
        </w:rPr>
        <w:drawing>
          <wp:inline distT="0" distB="0" distL="0" distR="0" wp14:anchorId="2840D215" wp14:editId="71F2DD0A">
            <wp:extent cx="3128395" cy="2608028"/>
            <wp:effectExtent l="0" t="0" r="0" b="1905"/>
            <wp:docPr id="13" name="Рисунок 13" descr="D:\Университет\8 семестр\ВКРб\Курсовой Управление\Чертежи и рисунки\Экспорт из компаса\Раскладка движит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D:\Университет\8 семестр\ВКРб\Курсовой Управление\Чертежи и рисунки\Экспорт из компаса\Раскладка движителей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34" cy="2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FF13" w14:textId="20723232" w:rsidR="00DF3F8E" w:rsidRDefault="00DF3F8E" w:rsidP="00DF3F8E">
      <w:pPr>
        <w:spacing w:after="160" w:line="360" w:lineRule="auto"/>
        <w:jc w:val="center"/>
        <w:rPr>
          <w:rFonts w:eastAsiaTheme="majorEastAsia"/>
          <w:sz w:val="28"/>
          <w:szCs w:val="32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>
        <w:rPr>
          <w:sz w:val="28"/>
        </w:rPr>
        <w:t>5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Схема расположения движителей</w:t>
      </w:r>
    </w:p>
    <w:p w14:paraId="031A3F1E" w14:textId="3D8898AE" w:rsidR="00DF3F8E" w:rsidDel="00D50E38" w:rsidRDefault="00DF3F8E" w:rsidP="00DF3F8E">
      <w:pPr>
        <w:spacing w:after="160" w:line="360" w:lineRule="auto"/>
        <w:jc w:val="both"/>
        <w:rPr>
          <w:moveFrom w:id="344" w:author="Eugene" w:date="2019-05-21T18:45:00Z"/>
          <w:rFonts w:eastAsiaTheme="majorEastAsia"/>
          <w:sz w:val="28"/>
          <w:szCs w:val="32"/>
        </w:rPr>
      </w:pPr>
      <w:moveFromRangeStart w:id="345" w:author="Eugene" w:date="2019-05-21T18:45:00Z" w:name="move9356720"/>
      <w:moveFrom w:id="346" w:author="Eugene" w:date="2019-05-21T18:45:00Z">
        <w:r w:rsidDel="00D50E38">
          <w:rPr>
            <w:rFonts w:eastAsiaTheme="majorEastAsia"/>
            <w:sz w:val="28"/>
            <w:szCs w:val="32"/>
          </w:rPr>
          <w:tab/>
          <w:t xml:space="preserve">Отметим, что центр масс аппарата расположен в плоскости, содержащей оси вращения винтомоторов. Поэтому, зная угол </w:t>
        </w:r>
        <w:ins w:id="347" w:author="Ольга Гладкова" w:date="2019-03-30T13:46:00Z">
          <w:r w:rsidR="00BF4F88" w:rsidDel="00D50E38">
            <w:rPr>
              <w:rFonts w:eastAsiaTheme="majorEastAsia"/>
              <w:sz w:val="28"/>
              <w:szCs w:val="32"/>
            </w:rPr>
            <w:t>(45 град)</w:t>
          </w:r>
        </w:ins>
        <w:ins w:id="348" w:author="Ольга Гладкова" w:date="2019-03-30T13:47:00Z">
          <w:r w:rsidR="00BF4F88" w:rsidDel="00D50E38">
            <w:rPr>
              <w:rFonts w:eastAsiaTheme="majorEastAsia"/>
              <w:sz w:val="28"/>
              <w:szCs w:val="32"/>
            </w:rPr>
            <w:t xml:space="preserve"> </w:t>
          </w:r>
        </w:ins>
        <w:r w:rsidDel="00D50E38">
          <w:rPr>
            <w:rFonts w:eastAsiaTheme="majorEastAsia"/>
            <w:sz w:val="28"/>
            <w:szCs w:val="32"/>
          </w:rPr>
          <w:t>и сторону квадрата</w:t>
        </w:r>
        <w:ins w:id="349" w:author="Ольга Гладкова" w:date="2019-03-30T13:46:00Z">
          <w:r w:rsidR="00BF4F88" w:rsidDel="00D50E38">
            <w:rPr>
              <w:rFonts w:eastAsiaTheme="majorEastAsia"/>
              <w:sz w:val="28"/>
              <w:szCs w:val="32"/>
            </w:rPr>
            <w:t xml:space="preserve"> (330 мм)</w:t>
          </w:r>
        </w:ins>
        <w:r w:rsidDel="00D50E38">
          <w:rPr>
            <w:rFonts w:eastAsiaTheme="majorEastAsia"/>
            <w:sz w:val="28"/>
            <w:szCs w:val="32"/>
          </w:rPr>
          <w:t>, можем найти плечо</w:t>
        </w:r>
        <w:ins w:id="350" w:author="Ольга Гладкова" w:date="2019-03-30T13:46:00Z">
          <w:r w:rsidR="00BF4F88" w:rsidDel="00D50E38">
            <w:rPr>
              <w:rFonts w:eastAsiaTheme="majorEastAsia"/>
              <w:sz w:val="28"/>
              <w:szCs w:val="32"/>
            </w:rPr>
            <w:t xml:space="preserve"> </w:t>
          </w:r>
        </w:ins>
        <w:ins w:id="351" w:author="Ольга Гладкова" w:date="2019-03-30T13:46:00Z">
          <w:r w:rsidR="00D50E38" w:rsidRPr="007E67B7" w:rsidDel="00D50E38">
            <w:rPr>
              <w:rFonts w:eastAsiaTheme="majorEastAsia"/>
              <w:position w:val="-6"/>
              <w:sz w:val="28"/>
              <w:szCs w:val="32"/>
            </w:rPr>
            <w:object w:dxaOrig="139" w:dyaOrig="279" w14:anchorId="6945DE80">
              <v:shape id="_x0000_i1056" type="#_x0000_t75" style="width:11.65pt;height:20.1pt" o:ole="">
                <v:imagedata r:id="rId65" o:title=""/>
              </v:shape>
              <o:OLEObject Type="Embed" ProgID="Equation.DSMT4" ShapeID="_x0000_i1056" DrawAspect="Content" ObjectID="_1670349409" r:id="rId70"/>
            </w:object>
          </w:r>
        </w:ins>
        <w:r w:rsidDel="00D50E38">
          <w:rPr>
            <w:rFonts w:eastAsiaTheme="majorEastAsia"/>
            <w:sz w:val="28"/>
            <w:szCs w:val="32"/>
          </w:rPr>
          <w:t>:</w:t>
        </w:r>
      </w:moveFrom>
    </w:p>
    <w:p w14:paraId="20F412C1" w14:textId="54FAC684" w:rsidR="00DF3F8E" w:rsidDel="00D50E38" w:rsidRDefault="00BF4F88" w:rsidP="00DF3F8E">
      <w:pPr>
        <w:spacing w:after="160" w:line="360" w:lineRule="auto"/>
        <w:rPr>
          <w:moveFrom w:id="352" w:author="Eugene" w:date="2019-05-21T18:45:00Z"/>
        </w:rPr>
      </w:pPr>
      <w:moveFrom w:id="353" w:author="Eugene" w:date="2019-05-21T18:45:00Z">
        <w:r w:rsidRPr="00BF4F88" w:rsidDel="00D50E38">
          <w:rPr>
            <w:position w:val="-10"/>
          </w:rPr>
          <w:object w:dxaOrig="1219" w:dyaOrig="320" w14:anchorId="3DCB9740">
            <v:shape id="_x0000_i1057" type="#_x0000_t75" style="width:83.65pt;height:20.1pt" o:ole="">
              <v:imagedata r:id="rId67" o:title=""/>
            </v:shape>
            <o:OLEObject Type="Embed" ProgID="Equation.DSMT4" ShapeID="_x0000_i1057" DrawAspect="Content" ObjectID="_1670349410" r:id="rId71"/>
          </w:object>
        </w:r>
      </w:moveFrom>
    </w:p>
    <w:moveFromRangeEnd w:id="345"/>
    <w:p w14:paraId="2190E785" w14:textId="1495A5FF" w:rsidR="00BF4F88" w:rsidRDefault="00DF3F8E" w:rsidP="00DF3F8E">
      <w:pPr>
        <w:spacing w:after="160" w:line="360" w:lineRule="auto"/>
        <w:rPr>
          <w:ins w:id="354" w:author="Ольга Гладкова" w:date="2019-03-30T13:47:00Z"/>
          <w:sz w:val="28"/>
        </w:rPr>
      </w:pPr>
      <w:r>
        <w:rPr>
          <w:sz w:val="28"/>
        </w:rPr>
        <w:t>Тогда момент</w:t>
      </w:r>
      <w:moveToRangeStart w:id="355" w:author="Eugene" w:date="2019-04-22T18:31:00Z" w:name="move6850278"/>
      <w:moveTo w:id="356" w:author="Eugene" w:date="2019-04-22T18:31:00Z">
        <w:r w:rsidR="00651D66" w:rsidRPr="006D4BE3">
          <w:rPr>
            <w:position w:val="-14"/>
            <w:sz w:val="28"/>
          </w:rPr>
          <w:object w:dxaOrig="520" w:dyaOrig="380" w14:anchorId="29B80B49">
            <v:shape id="_x0000_i1058" type="#_x0000_t75" style="width:34.95pt;height:22.25pt" o:ole="">
              <v:imagedata r:id="rId72" o:title=""/>
            </v:shape>
            <o:OLEObject Type="Embed" ProgID="Equation.DSMT4" ShapeID="_x0000_i1058" DrawAspect="Content" ObjectID="_1670349411" r:id="rId73"/>
          </w:object>
        </w:r>
      </w:moveTo>
      <w:moveToRangeEnd w:id="355"/>
      <w:r>
        <w:rPr>
          <w:sz w:val="28"/>
        </w:rPr>
        <w:t xml:space="preserve">, создаваемый всеми четырьмя ВМА относительно </w:t>
      </w:r>
      <w:r w:rsidR="00BA6A9E">
        <w:rPr>
          <w:sz w:val="28"/>
        </w:rPr>
        <w:t>центра масс</w:t>
      </w:r>
      <w:moveFromRangeStart w:id="357" w:author="Eugene" w:date="2019-04-22T18:31:00Z" w:name="move6850278"/>
      <w:moveFrom w:id="358" w:author="Eugene" w:date="2019-04-22T18:31:00Z">
        <w:ins w:id="359" w:author="Ольга Гладкова" w:date="2019-03-30T13:47:00Z">
          <w:r w:rsidR="00BF4F88" w:rsidDel="00651D66">
            <w:rPr>
              <w:sz w:val="28"/>
            </w:rPr>
            <w:t xml:space="preserve"> </w:t>
          </w:r>
        </w:ins>
        <w:ins w:id="360" w:author="Ольга Гладкова" w:date="2019-03-30T13:47:00Z">
          <w:r w:rsidR="00132D29" w:rsidRPr="007E67B7" w:rsidDel="00651D66">
            <w:rPr>
              <w:position w:val="-14"/>
              <w:sz w:val="28"/>
            </w:rPr>
            <w:object w:dxaOrig="520" w:dyaOrig="380" w14:anchorId="35EDF7D9">
              <v:shape id="_x0000_i1059" type="#_x0000_t75" style="width:29.65pt;height:22.25pt" o:ole="">
                <v:imagedata r:id="rId72" o:title=""/>
              </v:shape>
              <o:OLEObject Type="Embed" ProgID="Equation.DSMT4" ShapeID="_x0000_i1059" DrawAspect="Content" ObjectID="_1670349412" r:id="rId74"/>
            </w:object>
          </w:r>
        </w:ins>
      </w:moveFrom>
      <w:moveFromRangeEnd w:id="357"/>
      <w:r w:rsidR="00BA6A9E">
        <w:rPr>
          <w:sz w:val="28"/>
        </w:rPr>
        <w:t>,</w:t>
      </w:r>
      <w:r>
        <w:rPr>
          <w:sz w:val="28"/>
        </w:rPr>
        <w:t xml:space="preserve"> определяется как</w:t>
      </w:r>
      <w:ins w:id="361" w:author="Ольга Гладкова" w:date="2019-03-30T13:47:00Z">
        <w:r w:rsidR="00BF4F88">
          <w:rPr>
            <w:sz w:val="28"/>
          </w:rPr>
          <w:t>:</w:t>
        </w:r>
      </w:ins>
      <w:r>
        <w:rPr>
          <w:sz w:val="28"/>
        </w:rPr>
        <w:t xml:space="preserve"> </w:t>
      </w:r>
    </w:p>
    <w:p w14:paraId="4E803A13" w14:textId="4F0EA73E" w:rsidR="00DF3F8E" w:rsidRDefault="00132D29" w:rsidP="00DF3F8E">
      <w:pPr>
        <w:spacing w:after="160" w:line="360" w:lineRule="auto"/>
      </w:pPr>
      <w:r w:rsidRPr="00BF01AC">
        <w:rPr>
          <w:position w:val="-14"/>
        </w:rPr>
        <w:object w:dxaOrig="2820" w:dyaOrig="380" w14:anchorId="46763DC7">
          <v:shape id="_x0000_i1060" type="#_x0000_t75" style="width:193.75pt;height:27.55pt" o:ole="">
            <v:imagedata r:id="rId75" o:title=""/>
          </v:shape>
          <o:OLEObject Type="Embed" ProgID="Equation.DSMT4" ShapeID="_x0000_i1060" DrawAspect="Content" ObjectID="_1670349413" r:id="rId76"/>
        </w:object>
      </w:r>
    </w:p>
    <w:p w14:paraId="6FC89AE1" w14:textId="77777777" w:rsidR="00DF3F8E" w:rsidRDefault="00DF3F8E" w:rsidP="00227E08">
      <w:pPr>
        <w:rPr>
          <w:sz w:val="28"/>
        </w:rPr>
      </w:pPr>
    </w:p>
    <w:p w14:paraId="1A06A9FA" w14:textId="5C0F075A" w:rsidR="00253117" w:rsidRDefault="00227E08" w:rsidP="00253117">
      <w:pPr>
        <w:rPr>
          <w:sz w:val="28"/>
        </w:rPr>
      </w:pPr>
      <w:r>
        <w:rPr>
          <w:sz w:val="28"/>
        </w:rPr>
        <w:tab/>
        <w:t xml:space="preserve">Схема блока формирования сигнала </w:t>
      </w:r>
      <w:ins w:id="362" w:author="Eugene" w:date="2019-05-21T18:47:00Z">
        <w:r w:rsidR="003114DF">
          <w:rPr>
            <w:sz w:val="28"/>
          </w:rPr>
          <w:t>(</w:t>
        </w:r>
      </w:ins>
      <w:ins w:id="363" w:author="Eugene" w:date="2019-05-21T18:48:00Z">
        <w:r w:rsidR="003114DF">
          <w:rPr>
            <w:sz w:val="28"/>
          </w:rPr>
          <w:t>БФС</w:t>
        </w:r>
      </w:ins>
      <w:ins w:id="364" w:author="Eugene" w:date="2019-05-21T18:47:00Z">
        <w:r w:rsidR="003114DF">
          <w:rPr>
            <w:sz w:val="28"/>
          </w:rPr>
          <w:t xml:space="preserve">) </w:t>
        </w:r>
      </w:ins>
      <w:r>
        <w:rPr>
          <w:sz w:val="28"/>
        </w:rPr>
        <w:t>для движения по маршу</w:t>
      </w:r>
      <w:r w:rsidR="00827C8E" w:rsidRPr="00827C8E">
        <w:rPr>
          <w:sz w:val="28"/>
        </w:rPr>
        <w:t xml:space="preserve"> (</w:t>
      </w:r>
      <w:r w:rsidR="00827C8E">
        <w:rPr>
          <w:sz w:val="28"/>
        </w:rPr>
        <w:t>рис. 6</w:t>
      </w:r>
      <w:r w:rsidR="00827C8E" w:rsidRPr="00827C8E">
        <w:rPr>
          <w:sz w:val="28"/>
        </w:rPr>
        <w:t>)</w:t>
      </w:r>
      <w:r>
        <w:rPr>
          <w:sz w:val="28"/>
        </w:rPr>
        <w:t>:</w:t>
      </w:r>
    </w:p>
    <w:p w14:paraId="61FA0C58" w14:textId="77777777" w:rsidR="00253117" w:rsidRDefault="00253117" w:rsidP="00253117">
      <w:pPr>
        <w:rPr>
          <w:sz w:val="28"/>
        </w:rPr>
      </w:pPr>
    </w:p>
    <w:p w14:paraId="5C89CA27" w14:textId="32879ACE" w:rsidR="00227E08" w:rsidRDefault="003D73AE">
      <w:pPr>
        <w:jc w:val="center"/>
        <w:rPr>
          <w:sz w:val="28"/>
        </w:rPr>
        <w:pPrChange w:id="365" w:author="Eugene" w:date="2019-05-27T20:07:00Z">
          <w:pPr/>
        </w:pPrChange>
      </w:pPr>
      <w:ins w:id="366" w:author="Eugene" w:date="2019-05-27T20:07:00Z">
        <w:r>
          <w:rPr>
            <w:sz w:val="28"/>
          </w:rPr>
          <w:pict w14:anchorId="1D3317F8">
            <v:shape id="_x0000_i1061" type="#_x0000_t75" style="width:468pt;height:272.1pt">
              <v:imagedata r:id="rId77" o:title="БФС марша"/>
            </v:shape>
          </w:pict>
        </w:r>
      </w:ins>
      <w:del w:id="367" w:author="Eugene" w:date="2019-05-27T20:07:00Z">
        <w:r w:rsidR="001C4876">
          <w:rPr>
            <w:sz w:val="28"/>
          </w:rPr>
          <w:pict w14:anchorId="2A52CF2B">
            <v:shape id="_x0000_i1062" type="#_x0000_t75" style="width:454.25pt;height:267.9pt">
              <v:imagedata r:id="rId78" o:title="БФС марша" cropbottom="3189f"/>
            </v:shape>
          </w:pict>
        </w:r>
      </w:del>
    </w:p>
    <w:p w14:paraId="1752936E" w14:textId="0A009579" w:rsidR="001726C2" w:rsidRDefault="001726C2" w:rsidP="001726C2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>
        <w:rPr>
          <w:sz w:val="28"/>
        </w:rPr>
        <w:t>6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Схема БФС канала марша</w:t>
      </w:r>
    </w:p>
    <w:p w14:paraId="20B1E47F" w14:textId="4C0DDD23" w:rsidR="001726C2" w:rsidRDefault="001726C2">
      <w:pPr>
        <w:spacing w:after="160" w:line="360" w:lineRule="auto"/>
        <w:jc w:val="both"/>
        <w:rPr>
          <w:sz w:val="28"/>
        </w:rPr>
        <w:pPrChange w:id="368" w:author="Eugene" w:date="2019-05-27T20:07:00Z">
          <w:pPr>
            <w:spacing w:after="160" w:line="360" w:lineRule="auto"/>
          </w:pPr>
        </w:pPrChange>
      </w:pPr>
      <w:r>
        <w:rPr>
          <w:sz w:val="28"/>
        </w:rPr>
        <w:lastRenderedPageBreak/>
        <w:t xml:space="preserve">Таким образом, передаточная функция ДРК АНПА при движении по маршу </w:t>
      </w:r>
      <w:ins w:id="369" w:author="Ольга Гладкова" w:date="2019-03-30T13:50:00Z">
        <w:r w:rsidR="00D14302">
          <w:rPr>
            <w:sz w:val="28"/>
          </w:rPr>
          <w:t xml:space="preserve">в соответствии с (1) </w:t>
        </w:r>
        <w:del w:id="370" w:author="Eugene" w:date="2019-04-22T18:32:00Z">
          <w:r w:rsidR="00D14302" w:rsidDel="00651D66">
            <w:rPr>
              <w:sz w:val="28"/>
            </w:rPr>
            <w:delText xml:space="preserve">и (2) </w:delText>
          </w:r>
        </w:del>
      </w:ins>
      <w:r>
        <w:rPr>
          <w:sz w:val="28"/>
        </w:rPr>
        <w:t>примет вид:</w:t>
      </w:r>
    </w:p>
    <w:p w14:paraId="6397A065" w14:textId="6BE7B70F" w:rsidR="001726C2" w:rsidRDefault="008940F2" w:rsidP="001726C2">
      <w:pPr>
        <w:spacing w:after="160" w:line="360" w:lineRule="auto"/>
        <w:rPr>
          <w:ins w:id="371" w:author="Eugene" w:date="2019-04-22T18:34:00Z"/>
        </w:rPr>
      </w:pPr>
      <w:r w:rsidRPr="00651D66">
        <w:rPr>
          <w:position w:val="-32"/>
        </w:rPr>
        <w:object w:dxaOrig="4660" w:dyaOrig="740" w14:anchorId="7508C12C">
          <v:shape id="_x0000_i1063" type="#_x0000_t75" style="width:319.75pt;height:49.75pt" o:ole="">
            <v:imagedata r:id="rId79" o:title=""/>
          </v:shape>
          <o:OLEObject Type="Embed" ProgID="Equation.DSMT4" ShapeID="_x0000_i1063" DrawAspect="Content" ObjectID="_1670349414" r:id="rId80"/>
        </w:object>
      </w:r>
    </w:p>
    <w:p w14:paraId="609B0945" w14:textId="6D6B10CD" w:rsidR="00651D66" w:rsidRDefault="00651D66" w:rsidP="001726C2">
      <w:pPr>
        <w:spacing w:after="160" w:line="360" w:lineRule="auto"/>
        <w:rPr>
          <w:ins w:id="372" w:author="Eugene" w:date="2019-04-22T19:05:00Z"/>
          <w:sz w:val="28"/>
        </w:rPr>
      </w:pPr>
      <w:ins w:id="373" w:author="Eugene" w:date="2019-04-22T18:34:00Z">
        <w:r>
          <w:rPr>
            <w:sz w:val="28"/>
          </w:rPr>
          <w:t xml:space="preserve">где </w:t>
        </w:r>
      </w:ins>
    </w:p>
    <w:p w14:paraId="32950D61" w14:textId="3211DEE9" w:rsidR="00615368" w:rsidRPr="00615368" w:rsidRDefault="00615368">
      <w:pPr>
        <w:spacing w:after="160" w:line="360" w:lineRule="auto"/>
        <w:rPr>
          <w:ins w:id="374" w:author="Eugene" w:date="2019-04-22T19:04:00Z"/>
          <w:sz w:val="28"/>
        </w:rPr>
      </w:pPr>
      <w:ins w:id="375" w:author="Eugene" w:date="2019-04-22T19:05:00Z">
        <w:r w:rsidRPr="007E67B7">
          <w:rPr>
            <w:position w:val="-14"/>
          </w:rPr>
          <w:object w:dxaOrig="560" w:dyaOrig="380" w14:anchorId="1B2F1AE2">
            <v:shape id="_x0000_i1064" type="#_x0000_t75" style="width:37.05pt;height:27.55pt" o:ole="">
              <v:imagedata r:id="rId81" o:title=""/>
            </v:shape>
            <o:OLEObject Type="Embed" ProgID="Equation.DSMT4" ShapeID="_x0000_i1064" DrawAspect="Content" ObjectID="_1670349415" r:id="rId82"/>
          </w:object>
        </w:r>
      </w:ins>
      <w:ins w:id="376" w:author="Eugene" w:date="2019-04-22T19:05:00Z">
        <w:r>
          <w:rPr>
            <w:sz w:val="28"/>
          </w:rPr>
          <w:t>- тяга ДРК,</w:t>
        </w:r>
      </w:ins>
    </w:p>
    <w:p w14:paraId="272163D8" w14:textId="14F8D8FA" w:rsidR="00615368" w:rsidRDefault="008940F2">
      <w:pPr>
        <w:spacing w:after="160" w:line="360" w:lineRule="auto"/>
        <w:rPr>
          <w:sz w:val="28"/>
        </w:rPr>
      </w:pPr>
      <w:ins w:id="377" w:author="Eugene" w:date="2019-04-22T19:04:00Z">
        <w:r w:rsidRPr="007E67B7">
          <w:rPr>
            <w:position w:val="-12"/>
          </w:rPr>
          <w:object w:dxaOrig="380" w:dyaOrig="360" w14:anchorId="470026B1">
            <v:shape id="_x0000_i1065" type="#_x0000_t75" style="width:27.55pt;height:27.55pt" o:ole="">
              <v:imagedata r:id="rId83" o:title=""/>
            </v:shape>
            <o:OLEObject Type="Embed" ProgID="Equation.DSMT4" ShapeID="_x0000_i1065" DrawAspect="Content" ObjectID="_1670349416" r:id="rId84"/>
          </w:object>
        </w:r>
      </w:ins>
      <w:ins w:id="378" w:author="Eugene" w:date="2019-04-22T19:04:00Z">
        <w:r w:rsidR="00615368">
          <w:rPr>
            <w:sz w:val="28"/>
          </w:rPr>
          <w:t>- передаточная функция одного движителя,</w:t>
        </w:r>
      </w:ins>
    </w:p>
    <w:tbl>
      <w:tblPr>
        <w:tblStyle w:val="a5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9"/>
        <w:gridCol w:w="851"/>
      </w:tblGrid>
      <w:tr w:rsidR="00BF01AC" w14:paraId="33F22298" w14:textId="77777777" w:rsidTr="00BF01AC">
        <w:trPr>
          <w:trHeight w:val="793"/>
        </w:trPr>
        <w:tc>
          <w:tcPr>
            <w:tcW w:w="9209" w:type="dxa"/>
          </w:tcPr>
          <w:p w14:paraId="11DBBA3D" w14:textId="5C0E5DB6" w:rsidR="00BF01AC" w:rsidRDefault="00BF01AC" w:rsidP="00E707E6">
            <w:pPr>
              <w:spacing w:after="160" w:line="360" w:lineRule="auto"/>
              <w:ind w:left="-108"/>
              <w:rPr>
                <w:sz w:val="28"/>
              </w:rPr>
            </w:pPr>
            <w:ins w:id="379" w:author="Eugene" w:date="2019-04-22T18:35:00Z">
              <w:r w:rsidRPr="007E67B7">
                <w:rPr>
                  <w:position w:val="-14"/>
                </w:rPr>
                <w:object w:dxaOrig="1280" w:dyaOrig="380" w14:anchorId="249CF654">
                  <v:shape id="_x0000_i1066" type="#_x0000_t75" style="width:92.1pt;height:27.55pt" o:ole="">
                    <v:imagedata r:id="rId85" o:title=""/>
                  </v:shape>
                  <o:OLEObject Type="Embed" ProgID="Equation.DSMT4" ShapeID="_x0000_i1066" DrawAspect="Content" ObjectID="_1670349417" r:id="rId86"/>
                </w:object>
              </w:r>
            </w:ins>
            <w:ins w:id="380" w:author="Eugene" w:date="2019-04-22T18:35:00Z">
              <w:r>
                <w:rPr>
                  <w:sz w:val="28"/>
                </w:rPr>
                <w:t>- коэффициент усиления движительно-рулевого</w:t>
              </w:r>
            </w:ins>
            <w:r>
              <w:rPr>
                <w:sz w:val="28"/>
              </w:rPr>
              <w:t xml:space="preserve"> </w:t>
            </w:r>
            <w:ins w:id="381" w:author="Eugene" w:date="2019-04-22T18:35:00Z">
              <w:r>
                <w:rPr>
                  <w:sz w:val="28"/>
                </w:rPr>
                <w:t>комплекса,</w:t>
              </w:r>
            </w:ins>
          </w:p>
        </w:tc>
        <w:tc>
          <w:tcPr>
            <w:tcW w:w="851" w:type="dxa"/>
          </w:tcPr>
          <w:p w14:paraId="35846A63" w14:textId="11E5B181" w:rsidR="00BF01AC" w:rsidRDefault="00BF01AC">
            <w:pPr>
              <w:spacing w:after="160" w:line="360" w:lineRule="auto"/>
              <w:rPr>
                <w:sz w:val="28"/>
              </w:rPr>
            </w:pPr>
            <w:r>
              <w:rPr>
                <w:sz w:val="28"/>
              </w:rPr>
              <w:t>(3)</w:t>
            </w:r>
          </w:p>
        </w:tc>
      </w:tr>
    </w:tbl>
    <w:p w14:paraId="63DF5386" w14:textId="1DCDB703" w:rsidR="00651D66" w:rsidRPr="00651D66" w:rsidRDefault="00314B6C">
      <w:pPr>
        <w:spacing w:after="160" w:line="360" w:lineRule="auto"/>
        <w:rPr>
          <w:sz w:val="28"/>
          <w:rPrChange w:id="382" w:author="Eugene" w:date="2019-04-22T18:35:00Z">
            <w:rPr/>
          </w:rPrChange>
        </w:rPr>
      </w:pPr>
      <w:ins w:id="383" w:author="Eugene" w:date="2019-04-22T18:36:00Z">
        <w:r w:rsidRPr="007E67B7">
          <w:rPr>
            <w:position w:val="-14"/>
          </w:rPr>
          <w:object w:dxaOrig="1020" w:dyaOrig="380" w14:anchorId="38E6731D">
            <v:shape id="_x0000_i1067" type="#_x0000_t75" style="width:68.8pt;height:27.55pt" o:ole="">
              <v:imagedata r:id="rId87" o:title=""/>
            </v:shape>
            <o:OLEObject Type="Embed" ProgID="Equation.DSMT4" ShapeID="_x0000_i1067" DrawAspect="Content" ObjectID="_1670349418" r:id="rId88"/>
          </w:object>
        </w:r>
      </w:ins>
      <w:ins w:id="384" w:author="Eugene" w:date="2019-04-22T18:36:00Z">
        <w:r w:rsidR="0039476E" w:rsidRPr="0039476E">
          <w:rPr>
            <w:sz w:val="28"/>
          </w:rPr>
          <w:t xml:space="preserve"> </w:t>
        </w:r>
        <w:r w:rsidR="0039476E">
          <w:rPr>
            <w:sz w:val="28"/>
          </w:rPr>
          <w:t>- постоянная времени движительно-рулевого комплекса.</w:t>
        </w:r>
      </w:ins>
    </w:p>
    <w:p w14:paraId="033696E8" w14:textId="195C5FBB" w:rsidR="001726C2" w:rsidRDefault="001726C2" w:rsidP="001726C2">
      <w:pPr>
        <w:spacing w:after="160" w:line="360" w:lineRule="auto"/>
        <w:rPr>
          <w:sz w:val="28"/>
        </w:rPr>
      </w:pPr>
      <w:r>
        <w:rPr>
          <w:sz w:val="28"/>
        </w:rPr>
        <w:tab/>
        <w:t xml:space="preserve">Структурная схема БФС канала курса показана на рисунке </w:t>
      </w:r>
      <w:r w:rsidR="00BA6A9E" w:rsidRPr="00BA6A9E">
        <w:rPr>
          <w:sz w:val="28"/>
        </w:rPr>
        <w:t>7</w:t>
      </w:r>
      <w:r>
        <w:rPr>
          <w:sz w:val="28"/>
        </w:rPr>
        <w:t xml:space="preserve">. При этом </w:t>
      </w:r>
    </w:p>
    <w:p w14:paraId="6F915099" w14:textId="5AB0DAAB" w:rsidR="001726C2" w:rsidRDefault="008940F2" w:rsidP="001726C2">
      <w:pPr>
        <w:spacing w:after="160" w:line="360" w:lineRule="auto"/>
        <w:rPr>
          <w:ins w:id="385" w:author="Eugene" w:date="2019-04-22T21:36:00Z"/>
        </w:rPr>
      </w:pPr>
      <w:r w:rsidRPr="001726C2">
        <w:rPr>
          <w:position w:val="-32"/>
        </w:rPr>
        <w:object w:dxaOrig="4180" w:dyaOrig="740" w14:anchorId="34CDEAAE">
          <v:shape id="_x0000_i1068" type="#_x0000_t75" style="width:4in;height:49.75pt" o:ole="">
            <v:imagedata r:id="rId89" o:title=""/>
          </v:shape>
          <o:OLEObject Type="Embed" ProgID="Equation.DSMT4" ShapeID="_x0000_i1068" DrawAspect="Content" ObjectID="_1670349419" r:id="rId90"/>
        </w:object>
      </w:r>
    </w:p>
    <w:p w14:paraId="391D17B8" w14:textId="2C23B8EC" w:rsidR="005C3381" w:rsidRDefault="005C3381" w:rsidP="001726C2">
      <w:pPr>
        <w:spacing w:after="160" w:line="360" w:lineRule="auto"/>
        <w:rPr>
          <w:sz w:val="28"/>
        </w:rPr>
      </w:pPr>
      <w:ins w:id="386" w:author="Eugene" w:date="2019-04-22T21:36:00Z">
        <w:r w:rsidRPr="005C3381">
          <w:rPr>
            <w:sz w:val="28"/>
            <w:rPrChange w:id="387" w:author="Eugene" w:date="2019-04-22T21:36:00Z">
              <w:rPr/>
            </w:rPrChange>
          </w:rPr>
          <w:t>где</w:t>
        </w:r>
      </w:ins>
    </w:p>
    <w:tbl>
      <w:tblPr>
        <w:tblStyle w:val="a5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993"/>
      </w:tblGrid>
      <w:tr w:rsidR="00E707E6" w14:paraId="42C92EF6" w14:textId="77777777" w:rsidTr="00E707E6">
        <w:tc>
          <w:tcPr>
            <w:tcW w:w="9067" w:type="dxa"/>
          </w:tcPr>
          <w:p w14:paraId="3BDF8612" w14:textId="4241695A" w:rsidR="00E707E6" w:rsidRPr="00E707E6" w:rsidRDefault="00E707E6" w:rsidP="001726C2">
            <w:pPr>
              <w:spacing w:after="160" w:line="360" w:lineRule="auto"/>
              <w:rPr>
                <w:rFonts w:eastAsiaTheme="majorEastAsia"/>
                <w:sz w:val="28"/>
                <w:szCs w:val="32"/>
              </w:rPr>
            </w:pPr>
            <w:ins w:id="388" w:author="Eugene" w:date="2019-04-22T21:37:00Z">
              <w:r w:rsidRPr="00DA7CA6">
                <w:rPr>
                  <w:position w:val="-14"/>
                </w:rPr>
                <w:object w:dxaOrig="1300" w:dyaOrig="380" w14:anchorId="311876EB">
                  <v:shape id="_x0000_i1069" type="#_x0000_t75" style="width:92.1pt;height:27.55pt" o:ole="">
                    <v:imagedata r:id="rId91" o:title=""/>
                  </v:shape>
                  <o:OLEObject Type="Embed" ProgID="Equation.DSMT4" ShapeID="_x0000_i1069" DrawAspect="Content" ObjectID="_1670349420" r:id="rId92"/>
                </w:object>
              </w:r>
            </w:ins>
            <w:ins w:id="389" w:author="Eugene" w:date="2019-04-22T21:37:00Z">
              <w:r>
                <w:rPr>
                  <w:sz w:val="28"/>
                </w:rPr>
                <w:t>- коэффициент усиления движительно-рулевого комплекса канала курса.</w:t>
              </w:r>
            </w:ins>
          </w:p>
        </w:tc>
        <w:tc>
          <w:tcPr>
            <w:tcW w:w="993" w:type="dxa"/>
          </w:tcPr>
          <w:p w14:paraId="09274686" w14:textId="271EAC73" w:rsidR="00E707E6" w:rsidRDefault="00E707E6" w:rsidP="001726C2">
            <w:pPr>
              <w:spacing w:after="160" w:line="360" w:lineRule="auto"/>
              <w:rPr>
                <w:sz w:val="28"/>
              </w:rPr>
            </w:pPr>
            <w:r>
              <w:rPr>
                <w:sz w:val="28"/>
              </w:rPr>
              <w:t>(4)</w:t>
            </w:r>
          </w:p>
        </w:tc>
      </w:tr>
    </w:tbl>
    <w:p w14:paraId="67940B8C" w14:textId="77777777" w:rsidR="00E707E6" w:rsidRPr="005C3381" w:rsidRDefault="00E707E6" w:rsidP="001726C2">
      <w:pPr>
        <w:spacing w:after="160" w:line="360" w:lineRule="auto"/>
        <w:rPr>
          <w:ins w:id="390" w:author="Eugene" w:date="2019-04-22T21:36:00Z"/>
          <w:sz w:val="28"/>
          <w:rPrChange w:id="391" w:author="Eugene" w:date="2019-04-22T21:36:00Z">
            <w:rPr>
              <w:ins w:id="392" w:author="Eugene" w:date="2019-04-22T21:36:00Z"/>
            </w:rPr>
          </w:rPrChange>
        </w:rPr>
      </w:pPr>
    </w:p>
    <w:p w14:paraId="054FF639" w14:textId="5AD5BB3E" w:rsidR="00227E08" w:rsidRDefault="001C4876">
      <w:pPr>
        <w:spacing w:line="360" w:lineRule="auto"/>
        <w:jc w:val="center"/>
        <w:rPr>
          <w:sz w:val="28"/>
        </w:rPr>
        <w:pPrChange w:id="393" w:author="Eugene" w:date="2019-05-27T20:08:00Z">
          <w:pPr>
            <w:spacing w:line="360" w:lineRule="auto"/>
          </w:pPr>
        </w:pPrChange>
      </w:pPr>
      <w:del w:id="394" w:author="Eugene" w:date="2019-05-27T20:08:00Z">
        <w:r>
          <w:rPr>
            <w:sz w:val="28"/>
          </w:rPr>
          <w:lastRenderedPageBreak/>
          <w:pict w14:anchorId="2CF628D9">
            <v:shape id="_x0000_i1070" type="#_x0000_t75" style="width:450pt;height:276.35pt">
              <v:imagedata r:id="rId93" o:title="БФС курса"/>
            </v:shape>
          </w:pict>
        </w:r>
      </w:del>
      <w:ins w:id="395" w:author="Eugene" w:date="2019-05-27T20:08:00Z">
        <w:r w:rsidR="003D73AE">
          <w:rPr>
            <w:sz w:val="28"/>
          </w:rPr>
          <w:pict w14:anchorId="17D95BB0">
            <v:shape id="_x0000_i1071" type="#_x0000_t75" style="width:468pt;height:278.45pt">
              <v:imagedata r:id="rId94" o:title="БФС курса"/>
            </v:shape>
          </w:pict>
        </w:r>
      </w:ins>
    </w:p>
    <w:p w14:paraId="13FF0D37" w14:textId="68A76DB0" w:rsidR="001726C2" w:rsidRPr="00BA6A9E" w:rsidRDefault="001726C2" w:rsidP="00BA6A9E">
      <w:pPr>
        <w:spacing w:after="160" w:line="360" w:lineRule="auto"/>
        <w:jc w:val="center"/>
        <w:rPr>
          <w:rFonts w:eastAsiaTheme="majorEastAsia"/>
          <w:sz w:val="28"/>
          <w:szCs w:val="32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>
        <w:rPr>
          <w:sz w:val="28"/>
        </w:rPr>
        <w:t>7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Схема БФС канала курса</w:t>
      </w:r>
    </w:p>
    <w:p w14:paraId="473C800C" w14:textId="77777777" w:rsidR="00CF73CF" w:rsidRDefault="00CF73CF" w:rsidP="007B41C7">
      <w:pPr>
        <w:rPr>
          <w:b/>
          <w:sz w:val="28"/>
        </w:rPr>
      </w:pPr>
    </w:p>
    <w:p w14:paraId="7709236C" w14:textId="0D381D34" w:rsidR="00C2082C" w:rsidRPr="009857D9" w:rsidRDefault="00612513" w:rsidP="00C2082C">
      <w:pPr>
        <w:pStyle w:val="2"/>
        <w:rPr>
          <w:rFonts w:ascii="Times New Roman" w:hAnsi="Times New Roman" w:cs="Times New Roman"/>
          <w:b/>
          <w:strike/>
          <w:color w:val="000000" w:themeColor="text1"/>
          <w:sz w:val="28"/>
        </w:rPr>
      </w:pPr>
      <w:bookmarkStart w:id="396" w:name="_Toc9974273"/>
      <w:r w:rsidRPr="009857D9">
        <w:rPr>
          <w:rFonts w:ascii="Times New Roman" w:hAnsi="Times New Roman" w:cs="Times New Roman"/>
          <w:b/>
          <w:strike/>
          <w:color w:val="000000" w:themeColor="text1"/>
          <w:sz w:val="28"/>
        </w:rPr>
        <w:t>1</w:t>
      </w:r>
      <w:r w:rsidR="00871164" w:rsidRPr="009857D9">
        <w:rPr>
          <w:rFonts w:ascii="Times New Roman" w:hAnsi="Times New Roman" w:cs="Times New Roman"/>
          <w:b/>
          <w:strike/>
          <w:color w:val="000000" w:themeColor="text1"/>
          <w:sz w:val="28"/>
        </w:rPr>
        <w:t>.3</w:t>
      </w:r>
      <w:r w:rsidR="00C2082C" w:rsidRPr="009857D9">
        <w:rPr>
          <w:rFonts w:ascii="Times New Roman" w:hAnsi="Times New Roman" w:cs="Times New Roman"/>
          <w:b/>
          <w:strike/>
          <w:color w:val="000000" w:themeColor="text1"/>
          <w:sz w:val="28"/>
        </w:rPr>
        <w:t xml:space="preserve"> Выбор параметра линеаризации</w:t>
      </w:r>
      <w:bookmarkEnd w:id="396"/>
    </w:p>
    <w:p w14:paraId="34A0E8FC" w14:textId="77777777" w:rsidR="00C2082C" w:rsidRDefault="00C2082C" w:rsidP="00C2082C"/>
    <w:p w14:paraId="35371AF7" w14:textId="4CF7923C" w:rsidR="00C2082C" w:rsidRDefault="00C2082C" w:rsidP="008940F2">
      <w:pPr>
        <w:spacing w:line="360" w:lineRule="auto"/>
        <w:jc w:val="both"/>
        <w:rPr>
          <w:b/>
          <w:sz w:val="28"/>
        </w:rPr>
      </w:pPr>
      <w:r>
        <w:tab/>
      </w:r>
      <w:ins w:id="397" w:author="Ольга Гладкова" w:date="2019-03-30T13:52:00Z">
        <w:r w:rsidR="00D14302" w:rsidRPr="006525A5">
          <w:rPr>
            <w:sz w:val="28"/>
            <w:rPrChange w:id="398" w:author="Eugene" w:date="2019-05-21T19:12:00Z">
              <w:rPr/>
            </w:rPrChange>
          </w:rPr>
          <w:t xml:space="preserve">Для последующего синтеза каналов управления маршевым движением и поворотом на угол курса воспользуемся методами линейной теории автоматического управления. </w:t>
        </w:r>
      </w:ins>
      <w:r>
        <w:rPr>
          <w:sz w:val="28"/>
        </w:rPr>
        <w:t>Для</w:t>
      </w:r>
      <w:ins w:id="399" w:author="Ольга Гладкова" w:date="2019-03-30T13:53:00Z">
        <w:r w:rsidR="00D14302">
          <w:rPr>
            <w:sz w:val="28"/>
          </w:rPr>
          <w:t xml:space="preserve"> этого проведем</w:t>
        </w:r>
      </w:ins>
      <w:r>
        <w:rPr>
          <w:sz w:val="28"/>
        </w:rPr>
        <w:t xml:space="preserve"> линеаризаци</w:t>
      </w:r>
      <w:ins w:id="400" w:author="Ольга Гладкова" w:date="2019-03-30T13:53:00Z">
        <w:r w:rsidR="00D14302">
          <w:rPr>
            <w:sz w:val="28"/>
          </w:rPr>
          <w:t>ю</w:t>
        </w:r>
      </w:ins>
      <w:r>
        <w:rPr>
          <w:sz w:val="28"/>
        </w:rPr>
        <w:t xml:space="preserve"> </w:t>
      </w:r>
      <w:ins w:id="401" w:author="Ольга Гладкова" w:date="2019-03-30T13:53:00Z">
        <w:r w:rsidR="00D14302">
          <w:rPr>
            <w:sz w:val="28"/>
          </w:rPr>
          <w:t>полной нелинейной математической модели</w:t>
        </w:r>
      </w:ins>
      <w:ins w:id="402" w:author="Ольга Гладкова" w:date="2019-03-30T13:54:00Z">
        <w:r w:rsidR="00D14302">
          <w:rPr>
            <w:sz w:val="28"/>
          </w:rPr>
          <w:t>.</w:t>
        </w:r>
      </w:ins>
      <w:ins w:id="403" w:author="Ольга Гладкова" w:date="2019-03-30T13:53:00Z">
        <w:r w:rsidR="00D14302">
          <w:rPr>
            <w:sz w:val="28"/>
          </w:rPr>
          <w:t xml:space="preserve"> </w:t>
        </w:r>
      </w:ins>
      <w:ins w:id="404" w:author="Ольга Гладкова" w:date="2019-03-30T13:54:00Z">
        <w:r w:rsidR="00D14302">
          <w:rPr>
            <w:sz w:val="28"/>
          </w:rPr>
          <w:t>Линеаризацию нелинейностей вид</w:t>
        </w:r>
      </w:ins>
      <w:ins w:id="405" w:author="Eugene" w:date="2019-05-21T19:15:00Z">
        <w:r w:rsidR="006525A5">
          <w:rPr>
            <w:sz w:val="28"/>
          </w:rPr>
          <w:t xml:space="preserve">а </w:t>
        </w:r>
      </w:ins>
      <w:ins w:id="406" w:author="Eugene" w:date="2019-05-21T19:15:00Z">
        <w:r w:rsidR="006525A5" w:rsidRPr="007E67B7">
          <w:rPr>
            <w:position w:val="-10"/>
          </w:rPr>
          <w:object w:dxaOrig="960" w:dyaOrig="320" w14:anchorId="4DD391B3">
            <v:shape id="_x0000_i1072" type="#_x0000_t75" style="width:64.6pt;height:20.1pt" o:ole="">
              <v:imagedata r:id="rId95" o:title=""/>
            </v:shape>
            <o:OLEObject Type="Embed" ProgID="Equation.DSMT4" ShapeID="_x0000_i1072" DrawAspect="Content" ObjectID="_1670349421" r:id="rId96"/>
          </w:object>
        </w:r>
      </w:ins>
      <w:ins w:id="407" w:author="Ольга Гладкова" w:date="2019-03-30T13:54:00Z">
        <w:del w:id="408" w:author="Eugene" w:date="2019-05-21T19:15:00Z">
          <w:r w:rsidR="00D14302" w:rsidDel="006525A5">
            <w:rPr>
              <w:sz w:val="28"/>
            </w:rPr>
            <w:delText>а…</w:delText>
          </w:r>
        </w:del>
        <w:del w:id="409" w:author="Eugene" w:date="2019-05-21T19:16:00Z">
          <w:r w:rsidR="00D14302" w:rsidDel="006525A5">
            <w:rPr>
              <w:sz w:val="28"/>
            </w:rPr>
            <w:delText xml:space="preserve"> </w:delText>
          </w:r>
        </w:del>
        <w:r w:rsidR="00D14302">
          <w:rPr>
            <w:sz w:val="28"/>
          </w:rPr>
          <w:t>произведем методо</w:t>
        </w:r>
      </w:ins>
      <w:ins w:id="410" w:author="Eugene" w:date="2019-05-21T19:17:00Z">
        <w:r w:rsidR="006525A5">
          <w:rPr>
            <w:sz w:val="28"/>
          </w:rPr>
          <w:t>м разложения в ряд Тейлора с последующим отбрасыванием слагаемых</w:t>
        </w:r>
      </w:ins>
      <w:ins w:id="411" w:author="Eugene" w:date="2019-05-21T19:18:00Z">
        <w:r w:rsidR="006525A5">
          <w:rPr>
            <w:sz w:val="28"/>
          </w:rPr>
          <w:t xml:space="preserve"> второго</w:t>
        </w:r>
      </w:ins>
      <w:ins w:id="412" w:author="Eugene" w:date="2019-05-21T19:17:00Z">
        <w:r w:rsidR="006525A5">
          <w:rPr>
            <w:sz w:val="28"/>
          </w:rPr>
          <w:t xml:space="preserve"> порядка </w:t>
        </w:r>
      </w:ins>
      <w:ins w:id="413" w:author="Eugene" w:date="2019-05-21T19:18:00Z">
        <w:r w:rsidR="006525A5">
          <w:rPr>
            <w:sz w:val="28"/>
          </w:rPr>
          <w:t>и выше</w:t>
        </w:r>
      </w:ins>
      <w:ins w:id="414" w:author="Eugene" w:date="2019-05-21T19:17:00Z">
        <w:r w:rsidR="006525A5">
          <w:rPr>
            <w:sz w:val="28"/>
          </w:rPr>
          <w:t>.</w:t>
        </w:r>
      </w:ins>
      <w:ins w:id="415" w:author="Ольга Гладкова" w:date="2019-03-30T13:54:00Z">
        <w:del w:id="416" w:author="Eugene" w:date="2019-05-21T19:17:00Z">
          <w:r w:rsidR="00D14302" w:rsidDel="006525A5">
            <w:rPr>
              <w:sz w:val="28"/>
            </w:rPr>
            <w:delText>м…</w:delText>
          </w:r>
        </w:del>
        <w:r w:rsidR="00D14302">
          <w:rPr>
            <w:sz w:val="28"/>
          </w:rPr>
          <w:t xml:space="preserve"> В качестве </w:t>
        </w:r>
      </w:ins>
      <w:r>
        <w:rPr>
          <w:sz w:val="28"/>
        </w:rPr>
        <w:t>параметр</w:t>
      </w:r>
      <w:ins w:id="417" w:author="Ольга Гладкова" w:date="2019-03-30T13:54:00Z">
        <w:r w:rsidR="00D14302">
          <w:rPr>
            <w:sz w:val="28"/>
          </w:rPr>
          <w:t>а</w:t>
        </w:r>
      </w:ins>
      <w:r>
        <w:rPr>
          <w:sz w:val="28"/>
        </w:rPr>
        <w:t xml:space="preserve"> линеаризации</w:t>
      </w:r>
      <w:ins w:id="418" w:author="Ольга Гладкова" w:date="2019-03-30T13:54:00Z">
        <w:r w:rsidR="00D14302">
          <w:rPr>
            <w:sz w:val="28"/>
          </w:rPr>
          <w:t xml:space="preserve"> выбираем </w:t>
        </w:r>
      </w:ins>
      <w:r>
        <w:rPr>
          <w:sz w:val="28"/>
        </w:rPr>
        <w:t xml:space="preserve">скорость экономного хода, которую определим </w:t>
      </w:r>
      <w:r w:rsidR="00B26163">
        <w:rPr>
          <w:sz w:val="28"/>
        </w:rPr>
        <w:t xml:space="preserve">с помощью моделирования. </w:t>
      </w:r>
    </w:p>
    <w:p w14:paraId="1E124C93" w14:textId="49A715E4" w:rsidR="00B26163" w:rsidRDefault="00B26163" w:rsidP="00B2616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</w:t>
      </w:r>
      <w:r w:rsidRPr="00841CFE">
        <w:rPr>
          <w:sz w:val="28"/>
        </w:rPr>
        <w:t xml:space="preserve"> </w:t>
      </w:r>
      <w:r>
        <w:rPr>
          <w:sz w:val="28"/>
        </w:rPr>
        <w:t>помощью</w:t>
      </w:r>
      <w:r w:rsidRPr="00841CFE">
        <w:rPr>
          <w:sz w:val="28"/>
        </w:rPr>
        <w:t xml:space="preserve"> </w:t>
      </w:r>
      <w:r>
        <w:rPr>
          <w:sz w:val="28"/>
        </w:rPr>
        <w:t>пакета</w:t>
      </w:r>
      <w:r w:rsidRPr="00841CFE">
        <w:rPr>
          <w:sz w:val="28"/>
        </w:rPr>
        <w:t xml:space="preserve"> </w:t>
      </w:r>
      <w:r>
        <w:rPr>
          <w:sz w:val="28"/>
          <w:lang w:val="en-US"/>
        </w:rPr>
        <w:t>Solidworks</w:t>
      </w:r>
      <w:r w:rsidRPr="00841CFE">
        <w:rPr>
          <w:sz w:val="28"/>
        </w:rPr>
        <w:t xml:space="preserve"> </w:t>
      </w:r>
      <w:r>
        <w:rPr>
          <w:sz w:val="28"/>
          <w:lang w:val="en-US"/>
        </w:rPr>
        <w:t>Flow</w:t>
      </w:r>
      <w:r w:rsidRPr="00841CFE">
        <w:rPr>
          <w:sz w:val="28"/>
        </w:rPr>
        <w:t xml:space="preserve"> </w:t>
      </w:r>
      <w:r>
        <w:rPr>
          <w:sz w:val="28"/>
          <w:lang w:val="en-US"/>
        </w:rPr>
        <w:t>Simulation</w:t>
      </w:r>
      <w:r w:rsidRPr="00841CFE">
        <w:rPr>
          <w:sz w:val="28"/>
        </w:rPr>
        <w:t xml:space="preserve"> 2016</w:t>
      </w:r>
      <w:r w:rsidR="00AD0F10">
        <w:rPr>
          <w:sz w:val="28"/>
        </w:rPr>
        <w:t xml:space="preserve"> [3</w:t>
      </w:r>
      <w:r w:rsidRPr="007057E9">
        <w:rPr>
          <w:sz w:val="28"/>
        </w:rPr>
        <w:t>]</w:t>
      </w:r>
      <w:r w:rsidRPr="00841CFE">
        <w:rPr>
          <w:sz w:val="28"/>
        </w:rPr>
        <w:t xml:space="preserve"> </w:t>
      </w:r>
      <w:r>
        <w:rPr>
          <w:sz w:val="28"/>
        </w:rPr>
        <w:t xml:space="preserve">исследуем гидродинамические характеристики упрощённой модели ПА (рисунок </w:t>
      </w:r>
      <w:r w:rsidR="000338A9">
        <w:rPr>
          <w:sz w:val="28"/>
        </w:rPr>
        <w:t>8</w:t>
      </w:r>
      <w:r>
        <w:rPr>
          <w:sz w:val="28"/>
        </w:rPr>
        <w:t>)</w:t>
      </w:r>
      <w:r w:rsidRPr="007057E9">
        <w:rPr>
          <w:sz w:val="28"/>
        </w:rPr>
        <w:t>.</w:t>
      </w:r>
    </w:p>
    <w:p w14:paraId="6FDF6779" w14:textId="77777777" w:rsidR="00B26163" w:rsidRDefault="00B26163" w:rsidP="00B26163">
      <w:pPr>
        <w:rPr>
          <w:sz w:val="28"/>
        </w:rPr>
      </w:pPr>
    </w:p>
    <w:p w14:paraId="68917D46" w14:textId="6799B387" w:rsidR="00B26163" w:rsidRPr="00841CFE" w:rsidRDefault="00B26163" w:rsidP="00B26163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324FDCA" wp14:editId="7D291482">
            <wp:extent cx="4867275" cy="3445374"/>
            <wp:effectExtent l="0" t="0" r="0" b="3175"/>
            <wp:docPr id="18" name="Рисунок 18" descr="C:\Users\hp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94" cy="34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CB0F" w14:textId="61D36FA4" w:rsidR="00B26163" w:rsidRPr="00D029BB" w:rsidRDefault="00B26163" w:rsidP="00B26163">
      <w:pPr>
        <w:jc w:val="center"/>
        <w:rPr>
          <w:sz w:val="28"/>
        </w:rPr>
      </w:pPr>
      <w:r>
        <w:rPr>
          <w:sz w:val="28"/>
        </w:rPr>
        <w:t>Рисунок</w:t>
      </w:r>
      <w:r w:rsidR="00703351">
        <w:rPr>
          <w:sz w:val="28"/>
        </w:rPr>
        <w:t xml:space="preserve"> 8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 w:rsidRPr="00D029BB">
        <w:rPr>
          <w:sz w:val="28"/>
        </w:rPr>
        <w:t xml:space="preserve"> Расчётная область</w:t>
      </w:r>
    </w:p>
    <w:p w14:paraId="01AC9606" w14:textId="77777777" w:rsidR="00B26163" w:rsidRDefault="00B26163" w:rsidP="000338A9">
      <w:pPr>
        <w:spacing w:line="360" w:lineRule="auto"/>
        <w:jc w:val="both"/>
        <w:rPr>
          <w:sz w:val="28"/>
        </w:rPr>
      </w:pPr>
    </w:p>
    <w:p w14:paraId="55041EEC" w14:textId="77777777" w:rsidR="00B26163" w:rsidRDefault="00B26163" w:rsidP="00B26163">
      <w:pPr>
        <w:jc w:val="both"/>
        <w:rPr>
          <w:sz w:val="28"/>
        </w:rPr>
      </w:pPr>
    </w:p>
    <w:p w14:paraId="1A232D2A" w14:textId="77777777" w:rsidR="00B26163" w:rsidRDefault="00B26163" w:rsidP="00B2616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63BEAD6" wp14:editId="4E12EEED">
            <wp:extent cx="5821563" cy="3838754"/>
            <wp:effectExtent l="0" t="0" r="8255" b="0"/>
            <wp:docPr id="22" name="Рисунок 22" descr="D:\Университет\7 семестр\НИРС\Тренд гидродинамики от скор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D:\Университет\7 семестр\НИРС\Тренд гидродинамики от скор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" t="12294" r="42075" b="2249"/>
                    <a:stretch/>
                  </pic:blipFill>
                  <pic:spPr bwMode="auto">
                    <a:xfrm>
                      <a:off x="0" y="0"/>
                      <a:ext cx="5847206" cy="385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5E2D" w14:textId="5065AC8E" w:rsidR="00B26163" w:rsidRPr="00A21233" w:rsidRDefault="00B26163" w:rsidP="00B261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Pr="00A21233">
        <w:rPr>
          <w:sz w:val="28"/>
        </w:rPr>
        <w:t xml:space="preserve"> </w:t>
      </w:r>
      <w:r w:rsidR="000338A9">
        <w:rPr>
          <w:sz w:val="28"/>
        </w:rPr>
        <w:t>9</w:t>
      </w:r>
      <w:r w:rsidR="004C41F0">
        <w:rPr>
          <w:sz w:val="28"/>
        </w:rPr>
        <w:t xml:space="preserve"> </w:t>
      </w:r>
      <w:r>
        <w:rPr>
          <w:sz w:val="28"/>
        </w:rPr>
        <w:sym w:font="Symbol" w:char="F02D"/>
      </w:r>
      <w:r w:rsidRPr="00A21233">
        <w:rPr>
          <w:sz w:val="28"/>
        </w:rPr>
        <w:t xml:space="preserve"> Аналитическая зависимость силы </w:t>
      </w:r>
      <w:r>
        <w:rPr>
          <w:sz w:val="28"/>
        </w:rPr>
        <w:t>гидродинамического</w:t>
      </w:r>
      <w:r w:rsidRPr="00A21233">
        <w:rPr>
          <w:sz w:val="28"/>
        </w:rPr>
        <w:t xml:space="preserve"> сопротивления</w:t>
      </w:r>
      <w:r>
        <w:rPr>
          <w:sz w:val="28"/>
        </w:rPr>
        <w:t xml:space="preserve"> от скорости набегающего потока</w:t>
      </w:r>
    </w:p>
    <w:p w14:paraId="5491CDD9" w14:textId="77777777" w:rsidR="00B26163" w:rsidRDefault="00B26163" w:rsidP="00B26163">
      <w:pPr>
        <w:jc w:val="both"/>
        <w:rPr>
          <w:sz w:val="28"/>
        </w:rPr>
      </w:pPr>
    </w:p>
    <w:p w14:paraId="7892CE14" w14:textId="77777777" w:rsidR="00B26163" w:rsidRDefault="00B26163" w:rsidP="00B26163">
      <w:pPr>
        <w:spacing w:line="360" w:lineRule="auto"/>
        <w:jc w:val="both"/>
        <w:rPr>
          <w:ins w:id="419" w:author="Eugene" w:date="2019-04-22T21:39:00Z"/>
          <w:sz w:val="28"/>
        </w:rPr>
      </w:pPr>
      <w:r>
        <w:rPr>
          <w:sz w:val="28"/>
        </w:rPr>
        <w:t>Таким образом, выявленная зависимость имеет вид: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20" w:author="Eugene" w:date="2019-04-22T21:40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88"/>
        <w:gridCol w:w="4667"/>
        <w:tblGridChange w:id="421">
          <w:tblGrid>
            <w:gridCol w:w="4731"/>
            <w:gridCol w:w="4614"/>
          </w:tblGrid>
        </w:tblGridChange>
      </w:tblGrid>
      <w:tr w:rsidR="00E1762B" w14:paraId="745F607F" w14:textId="77777777" w:rsidTr="00E1762B">
        <w:trPr>
          <w:ins w:id="422" w:author="Eugene" w:date="2019-04-22T21:39:00Z"/>
        </w:trPr>
        <w:tc>
          <w:tcPr>
            <w:tcW w:w="4672" w:type="dxa"/>
            <w:tcPrChange w:id="423" w:author="Eugene" w:date="2019-04-22T21:40:00Z">
              <w:tcPr>
                <w:tcW w:w="4672" w:type="dxa"/>
              </w:tcPr>
            </w:tcPrChange>
          </w:tcPr>
          <w:moveToRangeStart w:id="424" w:author="Eugene" w:date="2019-04-22T21:39:00Z" w:name="move6861614"/>
          <w:p w14:paraId="18AE3BCD" w14:textId="19B59E3F" w:rsidR="00E1762B" w:rsidRDefault="00E1762B" w:rsidP="00B26163">
            <w:pPr>
              <w:spacing w:line="360" w:lineRule="auto"/>
              <w:jc w:val="both"/>
              <w:rPr>
                <w:ins w:id="425" w:author="Eugene" w:date="2019-04-22T21:39:00Z"/>
                <w:sz w:val="28"/>
              </w:rPr>
            </w:pPr>
            <w:moveTo w:id="426" w:author="Eugene" w:date="2019-04-22T21:39:00Z">
              <w:r w:rsidRPr="00CC23CA">
                <w:rPr>
                  <w:position w:val="-10"/>
                </w:rPr>
                <w:object w:dxaOrig="3300" w:dyaOrig="360" w14:anchorId="5CADFC51">
                  <v:shape id="_x0000_i1073" type="#_x0000_t75" style="width:223.4pt;height:22.25pt" o:ole="">
                    <v:imagedata r:id="rId99" o:title=""/>
                  </v:shape>
                  <o:OLEObject Type="Embed" ProgID="Equation.DSMT4" ShapeID="_x0000_i1073" DrawAspect="Content" ObjectID="_1670349422" r:id="rId100"/>
                </w:object>
              </w:r>
            </w:moveTo>
            <w:moveToRangeEnd w:id="424"/>
          </w:p>
        </w:tc>
        <w:tc>
          <w:tcPr>
            <w:tcW w:w="4673" w:type="dxa"/>
            <w:tcPrChange w:id="427" w:author="Eugene" w:date="2019-04-22T21:40:00Z">
              <w:tcPr>
                <w:tcW w:w="4673" w:type="dxa"/>
              </w:tcPr>
            </w:tcPrChange>
          </w:tcPr>
          <w:p w14:paraId="6F38E2BD" w14:textId="706838AF" w:rsidR="00E1762B" w:rsidRDefault="002E428B">
            <w:pPr>
              <w:spacing w:line="360" w:lineRule="auto"/>
              <w:jc w:val="right"/>
              <w:rPr>
                <w:ins w:id="428" w:author="Eugene" w:date="2019-04-22T21:39:00Z"/>
                <w:sz w:val="28"/>
              </w:rPr>
              <w:pPrChange w:id="429" w:author="Eugene" w:date="2019-04-22T21:40:00Z">
                <w:pPr>
                  <w:spacing w:line="360" w:lineRule="auto"/>
                  <w:jc w:val="both"/>
                </w:pPr>
              </w:pPrChange>
            </w:pPr>
            <w:ins w:id="430" w:author="Eugene" w:date="2019-04-22T21:40:00Z">
              <w:r>
                <w:rPr>
                  <w:sz w:val="28"/>
                </w:rPr>
                <w:t>(</w:t>
              </w:r>
            </w:ins>
            <w:r w:rsidR="000930CF">
              <w:rPr>
                <w:sz w:val="28"/>
              </w:rPr>
              <w:t>5</w:t>
            </w:r>
            <w:ins w:id="431" w:author="Eugene" w:date="2019-04-22T21:40:00Z">
              <w:r w:rsidR="00E1762B">
                <w:rPr>
                  <w:sz w:val="28"/>
                </w:rPr>
                <w:t>)</w:t>
              </w:r>
            </w:ins>
          </w:p>
        </w:tc>
      </w:tr>
    </w:tbl>
    <w:p w14:paraId="5C77C0C0" w14:textId="1879C2B5" w:rsidR="00E1762B" w:rsidDel="00E1762B" w:rsidRDefault="00E1762B" w:rsidP="00B26163">
      <w:pPr>
        <w:spacing w:line="360" w:lineRule="auto"/>
        <w:jc w:val="both"/>
        <w:rPr>
          <w:del w:id="432" w:author="Eugene" w:date="2019-04-22T21:40:00Z"/>
          <w:sz w:val="28"/>
        </w:rPr>
      </w:pPr>
    </w:p>
    <w:moveFromRangeStart w:id="433" w:author="Eugene" w:date="2019-04-22T21:39:00Z" w:name="move6861614"/>
    <w:p w14:paraId="32F8C3B6" w14:textId="6DC41109" w:rsidR="00B26163" w:rsidRDefault="00B26163" w:rsidP="00B26163">
      <w:pPr>
        <w:spacing w:line="360" w:lineRule="auto"/>
        <w:jc w:val="center"/>
      </w:pPr>
      <w:moveFrom w:id="434" w:author="Eugene" w:date="2019-04-22T21:39:00Z">
        <w:r w:rsidRPr="00CC23CA" w:rsidDel="00E1762B">
          <w:rPr>
            <w:position w:val="-10"/>
          </w:rPr>
          <w:object w:dxaOrig="3300" w:dyaOrig="360" w14:anchorId="2691043A">
            <v:shape id="_x0000_i1074" type="#_x0000_t75" style="width:223.4pt;height:22.25pt" o:ole="">
              <v:imagedata r:id="rId99" o:title=""/>
            </v:shape>
            <o:OLEObject Type="Embed" ProgID="Equation.DSMT4" ShapeID="_x0000_i1074" DrawAspect="Content" ObjectID="_1670349423" r:id="rId101"/>
          </w:object>
        </w:r>
      </w:moveFrom>
      <w:moveFromRangeEnd w:id="433"/>
      <w:del w:id="435" w:author="Eugene" w:date="2019-04-22T21:40:00Z">
        <w:r w:rsidDel="00E1762B">
          <w:delText>.</w:delText>
        </w:r>
      </w:del>
      <w:ins w:id="436" w:author="Ольга Гладкова" w:date="2019-03-30T13:55:00Z">
        <w:del w:id="437" w:author="Eugene" w:date="2019-05-21T19:19:00Z">
          <w:r w:rsidR="00D14302" w:rsidDel="007B6289">
            <w:delText xml:space="preserve"> </w:delText>
          </w:r>
        </w:del>
        <w:del w:id="438" w:author="Eugene" w:date="2019-04-22T21:38:00Z">
          <w:r w:rsidR="00D14302" w:rsidDel="00E1762B">
            <w:delText>(номер)</w:delText>
          </w:r>
        </w:del>
      </w:ins>
    </w:p>
    <w:p w14:paraId="0C78ED12" w14:textId="13B85DED" w:rsidR="00B26163" w:rsidRDefault="00E1762B" w:rsidP="00B26163">
      <w:pPr>
        <w:spacing w:line="360" w:lineRule="auto"/>
        <w:jc w:val="both"/>
        <w:rPr>
          <w:sz w:val="28"/>
        </w:rPr>
      </w:pPr>
      <w:ins w:id="439" w:author="Eugene" w:date="2019-04-22T21:40:00Z">
        <w:r>
          <w:rPr>
            <w:sz w:val="28"/>
          </w:rPr>
          <w:tab/>
        </w:r>
      </w:ins>
      <w:del w:id="440" w:author="Eugene" w:date="2019-04-22T21:40:00Z">
        <w:r w:rsidR="00B26163" w:rsidDel="00E1762B">
          <w:rPr>
            <w:sz w:val="28"/>
          </w:rPr>
          <w:tab/>
        </w:r>
      </w:del>
      <w:r w:rsidR="00B26163">
        <w:rPr>
          <w:sz w:val="28"/>
        </w:rPr>
        <w:t>Последнее слагаемое</w:t>
      </w:r>
      <w:ins w:id="441" w:author="Ольга Гладкова" w:date="2019-03-30T13:55:00Z">
        <w:r w:rsidR="00D14302">
          <w:rPr>
            <w:sz w:val="28"/>
          </w:rPr>
          <w:t xml:space="preserve"> выражения (</w:t>
        </w:r>
        <w:del w:id="442" w:author="Eugene" w:date="2019-04-22T21:40:00Z">
          <w:r w:rsidR="00D14302" w:rsidDel="00E1762B">
            <w:rPr>
              <w:sz w:val="28"/>
            </w:rPr>
            <w:delText>номер</w:delText>
          </w:r>
        </w:del>
      </w:ins>
      <w:r w:rsidR="000930CF">
        <w:rPr>
          <w:sz w:val="28"/>
        </w:rPr>
        <w:t>5</w:t>
      </w:r>
      <w:ins w:id="443" w:author="Ольга Гладкова" w:date="2019-03-30T13:55:00Z">
        <w:r w:rsidR="00D14302">
          <w:rPr>
            <w:sz w:val="28"/>
          </w:rPr>
          <w:t>)</w:t>
        </w:r>
      </w:ins>
      <w:r w:rsidR="00B26163">
        <w:rPr>
          <w:sz w:val="28"/>
        </w:rPr>
        <w:t xml:space="preserve"> говорит о наличии силы сопротивления в отсутствие скорости, что не является верным. Следовательно, его можно отнести к погрешности численного моделирования.</w:t>
      </w:r>
    </w:p>
    <w:p w14:paraId="1C9DBAAC" w14:textId="391DFD02" w:rsidR="00B26163" w:rsidRPr="0076447F" w:rsidRDefault="00DD1F9B" w:rsidP="00B26163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</w:t>
      </w:r>
      <w:r w:rsidR="00B26163">
        <w:rPr>
          <w:sz w:val="28"/>
        </w:rPr>
        <w:t>клад, вносимый вторым слагаемым, по сравнению с первым</w:t>
      </w:r>
      <w:r>
        <w:rPr>
          <w:sz w:val="28"/>
        </w:rPr>
        <w:t xml:space="preserve"> определяется</w:t>
      </w:r>
      <w:r w:rsidR="00B26163">
        <w:rPr>
          <w:sz w:val="28"/>
        </w:rPr>
        <w:t xml:space="preserve"> разность</w:t>
      </w:r>
      <w:r>
        <w:rPr>
          <w:sz w:val="28"/>
        </w:rPr>
        <w:t>ю</w:t>
      </w:r>
      <w:r w:rsidR="00B26163">
        <w:rPr>
          <w:sz w:val="28"/>
        </w:rPr>
        <w:t xml:space="preserve"> двух выражений </w:t>
      </w:r>
      <w:r w:rsidR="00B26163">
        <w:rPr>
          <w:sz w:val="28"/>
          <w:lang w:val="en-US"/>
        </w:rPr>
        <w:t>R</w:t>
      </w:r>
      <w:r w:rsidR="00B26163" w:rsidRPr="00B903D5">
        <w:rPr>
          <w:sz w:val="28"/>
          <w:vertAlign w:val="subscript"/>
        </w:rPr>
        <w:t>1</w:t>
      </w:r>
      <w:r w:rsidR="00B26163" w:rsidRPr="00596CCF">
        <w:rPr>
          <w:sz w:val="28"/>
        </w:rPr>
        <w:t xml:space="preserve"> </w:t>
      </w:r>
      <w:r w:rsidR="00B26163">
        <w:rPr>
          <w:sz w:val="28"/>
        </w:rPr>
        <w:t xml:space="preserve">и </w:t>
      </w:r>
      <w:r w:rsidR="00B26163">
        <w:rPr>
          <w:sz w:val="28"/>
          <w:lang w:val="en-US"/>
        </w:rPr>
        <w:t>R</w:t>
      </w:r>
      <w:r w:rsidR="00B26163" w:rsidRPr="00B903D5">
        <w:rPr>
          <w:sz w:val="28"/>
          <w:vertAlign w:val="subscript"/>
        </w:rPr>
        <w:t>2</w:t>
      </w:r>
      <w:r w:rsidR="00B26163" w:rsidRPr="00596CCF">
        <w:rPr>
          <w:sz w:val="28"/>
        </w:rPr>
        <w:t xml:space="preserve">, </w:t>
      </w:r>
      <w:r w:rsidR="00BC7500">
        <w:rPr>
          <w:sz w:val="28"/>
        </w:rPr>
        <w:t>где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B26163" w14:paraId="7980022B" w14:textId="77777777" w:rsidTr="007C29FB">
        <w:tc>
          <w:tcPr>
            <w:tcW w:w="8080" w:type="dxa"/>
            <w:vAlign w:val="center"/>
          </w:tcPr>
          <w:p w14:paraId="6A0F1B9E" w14:textId="77777777" w:rsidR="00B26163" w:rsidRDefault="00B26163" w:rsidP="007C29FB">
            <w:pPr>
              <w:spacing w:line="360" w:lineRule="auto"/>
              <w:jc w:val="center"/>
            </w:pPr>
            <w:r w:rsidRPr="000421BA">
              <w:rPr>
                <w:position w:val="-12"/>
              </w:rPr>
              <w:object w:dxaOrig="1440" w:dyaOrig="380" w14:anchorId="245BF5EC">
                <v:shape id="_x0000_i1075" type="#_x0000_t75" style="width:99.55pt;height:24.35pt" o:ole="">
                  <v:imagedata r:id="rId102" o:title=""/>
                </v:shape>
                <o:OLEObject Type="Embed" ProgID="Equation.DSMT4" ShapeID="_x0000_i1075" DrawAspect="Content" ObjectID="_1670349424" r:id="rId103"/>
              </w:object>
            </w:r>
          </w:p>
        </w:tc>
        <w:tc>
          <w:tcPr>
            <w:tcW w:w="1265" w:type="dxa"/>
            <w:vAlign w:val="center"/>
          </w:tcPr>
          <w:p w14:paraId="60A37302" w14:textId="367838C6" w:rsidR="00B26163" w:rsidRDefault="00B26163" w:rsidP="000930CF">
            <w:pPr>
              <w:spacing w:line="360" w:lineRule="auto"/>
              <w:jc w:val="right"/>
            </w:pPr>
            <w:r>
              <w:t xml:space="preserve">  (</w:t>
            </w:r>
            <w:r w:rsidR="000930CF">
              <w:t>6</w:t>
            </w:r>
            <w:del w:id="444" w:author="Eugene" w:date="2019-04-22T21:41:00Z">
              <w:r w:rsidDel="00E1762B">
                <w:delText>3</w:delText>
              </w:r>
            </w:del>
            <w:r>
              <w:t>)</w:t>
            </w:r>
          </w:p>
        </w:tc>
      </w:tr>
    </w:tbl>
    <w:p w14:paraId="3EE021C9" w14:textId="77777777" w:rsidR="00B26163" w:rsidDel="00E1762B" w:rsidRDefault="00B26163" w:rsidP="00B26163">
      <w:pPr>
        <w:spacing w:line="360" w:lineRule="auto"/>
        <w:jc w:val="center"/>
        <w:rPr>
          <w:del w:id="445" w:author="Eugene" w:date="2019-04-22T21:41:00Z"/>
        </w:rPr>
      </w:pPr>
      <w:r w:rsidRPr="000421BA">
        <w:rPr>
          <w:position w:val="-12"/>
        </w:rPr>
        <w:object w:dxaOrig="2520" w:dyaOrig="380" w14:anchorId="76F611D5">
          <v:shape id="_x0000_i1076" type="#_x0000_t75" style="width:170.45pt;height:24.35pt" o:ole="">
            <v:imagedata r:id="rId104" o:title=""/>
          </v:shape>
          <o:OLEObject Type="Embed" ProgID="Equation.DSMT4" ShapeID="_x0000_i1076" DrawAspect="Content" ObjectID="_1670349425" r:id="rId105"/>
        </w:object>
      </w:r>
      <w:r>
        <w:rPr>
          <w:sz w:val="28"/>
        </w:rPr>
        <w:t>.</w:t>
      </w:r>
    </w:p>
    <w:p w14:paraId="153A1F2D" w14:textId="77777777" w:rsidR="00B26163" w:rsidRPr="000920DD" w:rsidRDefault="00B26163">
      <w:pPr>
        <w:spacing w:line="360" w:lineRule="auto"/>
        <w:jc w:val="center"/>
        <w:rPr>
          <w:i/>
          <w:sz w:val="28"/>
        </w:rPr>
        <w:pPrChange w:id="446" w:author="Eugene" w:date="2019-04-22T21:41:00Z">
          <w:pPr>
            <w:jc w:val="center"/>
          </w:pPr>
        </w:pPrChange>
      </w:pPr>
    </w:p>
    <w:p w14:paraId="71CAC023" w14:textId="175B9D23" w:rsidR="00B26163" w:rsidRDefault="00B26163" w:rsidP="00B2616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Из </w:t>
      </w:r>
      <w:r w:rsidR="00DD1F9B">
        <w:rPr>
          <w:sz w:val="28"/>
        </w:rPr>
        <w:t>зависимости</w:t>
      </w:r>
      <w:r>
        <w:rPr>
          <w:sz w:val="28"/>
        </w:rPr>
        <w:t xml:space="preserve"> видно, что даже максимальное значение ошибки составляет меньше четверти процента, а значит, силу сопротивления вполне можно определять по формуле для </w:t>
      </w:r>
      <w:r>
        <w:rPr>
          <w:sz w:val="28"/>
          <w:lang w:val="en-US"/>
        </w:rPr>
        <w:t>R</w:t>
      </w:r>
      <w:r w:rsidRPr="000421BA">
        <w:rPr>
          <w:sz w:val="28"/>
          <w:vertAlign w:val="subscript"/>
        </w:rPr>
        <w:t>1</w:t>
      </w:r>
      <w:r>
        <w:rPr>
          <w:sz w:val="28"/>
        </w:rPr>
        <w:t xml:space="preserve"> (</w:t>
      </w:r>
      <w:r w:rsidR="000930CF">
        <w:rPr>
          <w:sz w:val="28"/>
        </w:rPr>
        <w:t>6</w:t>
      </w:r>
      <w:del w:id="447" w:author="Eugene" w:date="2019-04-22T21:41:00Z">
        <w:r w:rsidDel="00E1762B">
          <w:rPr>
            <w:sz w:val="28"/>
          </w:rPr>
          <w:delText>1</w:delText>
        </w:r>
      </w:del>
      <w:r>
        <w:rPr>
          <w:sz w:val="28"/>
        </w:rPr>
        <w:t>).</w:t>
      </w:r>
      <w:r w:rsidRPr="00B668FC">
        <w:rPr>
          <w:sz w:val="28"/>
        </w:rPr>
        <w:t xml:space="preserve"> </w:t>
      </w:r>
    </w:p>
    <w:p w14:paraId="0A39E0CD" w14:textId="3C211ECF" w:rsidR="00B26163" w:rsidRDefault="00B26163" w:rsidP="00B26163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Для нахождения зависимости времени работы АНПА от его скорости необходимо воспользоваться экспериме</w:t>
      </w:r>
      <w:r w:rsidR="00BC7500">
        <w:rPr>
          <w:sz w:val="28"/>
        </w:rPr>
        <w:t>нтальными данными. На рисунке 10</w:t>
      </w:r>
      <w:r>
        <w:rPr>
          <w:sz w:val="28"/>
        </w:rPr>
        <w:t xml:space="preserve"> приведена зависимость (точки на графике) потребляемого тока от упора, создаваемого одним движителем. Действуя также, как и в случае анализа гидродинамики ПА, получим аналитическую зависимость </w:t>
      </w:r>
      <w:r w:rsidRPr="007B6289">
        <w:rPr>
          <w:i/>
          <w:sz w:val="28"/>
          <w:lang w:val="en-US"/>
          <w:rPrChange w:id="448" w:author="Eugene" w:date="2019-05-21T19:20:00Z">
            <w:rPr>
              <w:sz w:val="28"/>
              <w:lang w:val="en-US"/>
            </w:rPr>
          </w:rPrChange>
        </w:rPr>
        <w:t>P</w:t>
      </w:r>
      <w:r w:rsidRPr="007B6289">
        <w:rPr>
          <w:i/>
          <w:sz w:val="28"/>
          <w:vertAlign w:val="subscript"/>
          <w:rPrChange w:id="449" w:author="Eugene" w:date="2019-05-21T19:20:00Z">
            <w:rPr>
              <w:sz w:val="28"/>
              <w:vertAlign w:val="subscript"/>
            </w:rPr>
          </w:rPrChange>
        </w:rPr>
        <w:t>1</w:t>
      </w:r>
      <w:r w:rsidRPr="007B6289">
        <w:rPr>
          <w:i/>
          <w:sz w:val="28"/>
          <w:rPrChange w:id="450" w:author="Eugene" w:date="2019-05-21T19:20:00Z">
            <w:rPr>
              <w:sz w:val="28"/>
            </w:rPr>
          </w:rPrChange>
        </w:rPr>
        <w:t> = </w:t>
      </w:r>
      <w:r w:rsidRPr="007B6289">
        <w:rPr>
          <w:i/>
          <w:sz w:val="28"/>
          <w:lang w:val="en-US"/>
          <w:rPrChange w:id="451" w:author="Eugene" w:date="2019-05-21T19:20:00Z">
            <w:rPr>
              <w:sz w:val="28"/>
              <w:lang w:val="en-US"/>
            </w:rPr>
          </w:rPrChange>
        </w:rPr>
        <w:t>f</w:t>
      </w:r>
      <w:ins w:id="452" w:author="Eugene" w:date="2019-05-21T19:20:00Z">
        <w:r w:rsidR="007B6289">
          <w:rPr>
            <w:i/>
            <w:sz w:val="28"/>
          </w:rPr>
          <w:t> </w:t>
        </w:r>
      </w:ins>
      <w:r w:rsidRPr="007B6289">
        <w:rPr>
          <w:i/>
          <w:sz w:val="28"/>
          <w:rPrChange w:id="453" w:author="Eugene" w:date="2019-05-21T19:20:00Z">
            <w:rPr>
              <w:sz w:val="28"/>
            </w:rPr>
          </w:rPrChange>
        </w:rPr>
        <w:t>(</w:t>
      </w:r>
      <w:r w:rsidRPr="007B6289">
        <w:rPr>
          <w:i/>
          <w:sz w:val="28"/>
          <w:lang w:val="en-US"/>
          <w:rPrChange w:id="454" w:author="Eugene" w:date="2019-05-21T19:20:00Z">
            <w:rPr>
              <w:sz w:val="28"/>
              <w:lang w:val="en-US"/>
            </w:rPr>
          </w:rPrChange>
        </w:rPr>
        <w:t>I</w:t>
      </w:r>
      <w:r w:rsidRPr="007B6289">
        <w:rPr>
          <w:i/>
          <w:sz w:val="28"/>
          <w:rPrChange w:id="455" w:author="Eugene" w:date="2019-05-21T19:20:00Z">
            <w:rPr>
              <w:sz w:val="28"/>
            </w:rPr>
          </w:rPrChange>
        </w:rPr>
        <w:t>),</w:t>
      </w:r>
      <w:r>
        <w:rPr>
          <w:sz w:val="28"/>
        </w:rPr>
        <w:t xml:space="preserve"> соответствующую положительному упору. </w:t>
      </w:r>
    </w:p>
    <w:p w14:paraId="6971C31B" w14:textId="77777777" w:rsidR="00B26163" w:rsidRDefault="00B26163" w:rsidP="00B26163">
      <w:pPr>
        <w:spacing w:after="160" w:line="259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B073CC6" wp14:editId="345C1838">
            <wp:extent cx="5771072" cy="4430724"/>
            <wp:effectExtent l="0" t="0" r="1270" b="8255"/>
            <wp:docPr id="17" name="Рисунок 17" descr="C:\Users\hp\Desktop\трен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hp\Desktop\тренд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884" r="39730"/>
                    <a:stretch/>
                  </pic:blipFill>
                  <pic:spPr bwMode="auto">
                    <a:xfrm>
                      <a:off x="0" y="0"/>
                      <a:ext cx="5792457" cy="444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F524" w14:textId="1657586C" w:rsidR="00290368" w:rsidRPr="0057131D" w:rsidRDefault="00B26163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</w:t>
      </w:r>
      <w:r w:rsidRPr="0057131D">
        <w:rPr>
          <w:sz w:val="28"/>
        </w:rPr>
        <w:t xml:space="preserve"> 1</w:t>
      </w:r>
      <w:r w:rsidR="00DD1F9B">
        <w:rPr>
          <w:sz w:val="28"/>
        </w:rPr>
        <w:t>0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Зав</w:t>
      </w:r>
      <w:r w:rsidRPr="0057131D">
        <w:rPr>
          <w:sz w:val="28"/>
        </w:rPr>
        <w:t>исимость упора ВМА от потребляемого тока</w:t>
      </w:r>
    </w:p>
    <w:p w14:paraId="38984692" w14:textId="77777777" w:rsidR="00B26163" w:rsidRDefault="00B26163" w:rsidP="00B26163">
      <w:pPr>
        <w:spacing w:after="160" w:line="360" w:lineRule="auto"/>
        <w:ind w:firstLine="708"/>
        <w:jc w:val="both"/>
        <w:rPr>
          <w:ins w:id="456" w:author="Eugene" w:date="2019-05-21T19:33:00Z"/>
          <w:sz w:val="28"/>
        </w:rPr>
      </w:pPr>
      <w:r>
        <w:rPr>
          <w:sz w:val="28"/>
        </w:rPr>
        <w:t xml:space="preserve">Характеристика аппроксимируется выражением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57" w:author="Eugene" w:date="2019-05-21T19:33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2"/>
        <w:gridCol w:w="4673"/>
        <w:tblGridChange w:id="458">
          <w:tblGrid>
            <w:gridCol w:w="4672"/>
            <w:gridCol w:w="4673"/>
          </w:tblGrid>
        </w:tblGridChange>
      </w:tblGrid>
      <w:tr w:rsidR="004C5AC2" w14:paraId="10756BEF" w14:textId="77777777" w:rsidTr="004C5AC2">
        <w:trPr>
          <w:ins w:id="459" w:author="Eugene" w:date="2019-05-21T19:33:00Z"/>
        </w:trPr>
        <w:tc>
          <w:tcPr>
            <w:tcW w:w="4672" w:type="dxa"/>
            <w:tcPrChange w:id="460" w:author="Eugene" w:date="2019-05-21T19:33:00Z">
              <w:tcPr>
                <w:tcW w:w="4672" w:type="dxa"/>
              </w:tcPr>
            </w:tcPrChange>
          </w:tcPr>
          <w:moveToRangeStart w:id="461" w:author="Eugene" w:date="2019-05-21T19:33:00Z" w:name="move9359613"/>
          <w:p w14:paraId="00D85B0A" w14:textId="77777777" w:rsidR="004C5AC2" w:rsidDel="004C5AC2" w:rsidRDefault="004C5AC2" w:rsidP="004C5AC2">
            <w:pPr>
              <w:spacing w:after="160" w:line="360" w:lineRule="auto"/>
              <w:jc w:val="center"/>
              <w:rPr>
                <w:del w:id="462" w:author="Eugene" w:date="2019-05-21T19:33:00Z"/>
                <w:moveTo w:id="463" w:author="Eugene" w:date="2019-05-21T19:33:00Z"/>
                <w:sz w:val="28"/>
              </w:rPr>
            </w:pPr>
            <w:moveTo w:id="464" w:author="Eugene" w:date="2019-05-21T19:33:00Z">
              <w:r w:rsidRPr="002E428B">
                <w:rPr>
                  <w:position w:val="-12"/>
                </w:rPr>
                <w:object w:dxaOrig="1500" w:dyaOrig="380" w14:anchorId="1C83A186">
                  <v:shape id="_x0000_i1077" type="#_x0000_t75" style="width:111.2pt;height:27.55pt" o:ole="">
                    <v:imagedata r:id="rId107" o:title=""/>
                  </v:shape>
                  <o:OLEObject Type="Embed" ProgID="Equation.DSMT4" ShapeID="_x0000_i1077" DrawAspect="Content" ObjectID="_1670349426" r:id="rId108"/>
                </w:object>
              </w:r>
              <w:r w:rsidRPr="005E3888">
                <w:rPr>
                  <w:sz w:val="28"/>
                  <w:lang w:val="en-US"/>
                </w:rPr>
                <w:t xml:space="preserve">, </w:t>
              </w:r>
              <w:r w:rsidRPr="005E3888">
                <w:rPr>
                  <w:sz w:val="28"/>
                </w:rPr>
                <w:t>где</w:t>
              </w:r>
            </w:moveTo>
          </w:p>
          <w:moveToRangeEnd w:id="461"/>
          <w:p w14:paraId="4440E2A1" w14:textId="77777777" w:rsidR="004C5AC2" w:rsidRDefault="004C5AC2">
            <w:pPr>
              <w:spacing w:after="160" w:line="360" w:lineRule="auto"/>
              <w:jc w:val="center"/>
              <w:rPr>
                <w:ins w:id="465" w:author="Eugene" w:date="2019-05-21T19:33:00Z"/>
                <w:sz w:val="28"/>
              </w:rPr>
              <w:pPrChange w:id="466" w:author="Eugene" w:date="2019-05-21T19:33:00Z">
                <w:pPr>
                  <w:spacing w:after="160" w:line="360" w:lineRule="auto"/>
                  <w:jc w:val="both"/>
                </w:pPr>
              </w:pPrChange>
            </w:pPr>
          </w:p>
        </w:tc>
        <w:tc>
          <w:tcPr>
            <w:tcW w:w="4673" w:type="dxa"/>
            <w:tcPrChange w:id="467" w:author="Eugene" w:date="2019-05-21T19:33:00Z">
              <w:tcPr>
                <w:tcW w:w="4673" w:type="dxa"/>
              </w:tcPr>
            </w:tcPrChange>
          </w:tcPr>
          <w:p w14:paraId="0843147B" w14:textId="39B7FD51" w:rsidR="004C5AC2" w:rsidRDefault="004C5AC2">
            <w:pPr>
              <w:spacing w:after="160" w:line="360" w:lineRule="auto"/>
              <w:jc w:val="right"/>
              <w:rPr>
                <w:ins w:id="468" w:author="Eugene" w:date="2019-05-21T19:33:00Z"/>
                <w:sz w:val="28"/>
              </w:rPr>
              <w:pPrChange w:id="469" w:author="Eugene" w:date="2019-05-21T19:33:00Z">
                <w:pPr>
                  <w:spacing w:after="160" w:line="360" w:lineRule="auto"/>
                  <w:jc w:val="both"/>
                </w:pPr>
              </w:pPrChange>
            </w:pPr>
            <w:ins w:id="470" w:author="Eugene" w:date="2019-05-21T19:33:00Z">
              <w:r>
                <w:rPr>
                  <w:sz w:val="28"/>
                </w:rPr>
                <w:t>(</w:t>
              </w:r>
            </w:ins>
            <w:r w:rsidR="000930CF">
              <w:rPr>
                <w:sz w:val="28"/>
              </w:rPr>
              <w:t>7</w:t>
            </w:r>
            <w:ins w:id="471" w:author="Eugene" w:date="2019-05-21T19:33:00Z">
              <w:r>
                <w:rPr>
                  <w:sz w:val="28"/>
                </w:rPr>
                <w:t>)</w:t>
              </w:r>
            </w:ins>
          </w:p>
        </w:tc>
      </w:tr>
    </w:tbl>
    <w:p w14:paraId="19661720" w14:textId="24E43229" w:rsidR="004C5AC2" w:rsidDel="004C5AC2" w:rsidRDefault="004C5AC2">
      <w:pPr>
        <w:spacing w:after="160" w:line="360" w:lineRule="auto"/>
        <w:jc w:val="both"/>
        <w:rPr>
          <w:del w:id="472" w:author="Eugene" w:date="2019-05-21T19:33:00Z"/>
          <w:sz w:val="28"/>
        </w:rPr>
        <w:pPrChange w:id="473" w:author="Eugene" w:date="2019-05-21T19:33:00Z">
          <w:pPr>
            <w:spacing w:after="160" w:line="360" w:lineRule="auto"/>
            <w:ind w:firstLine="708"/>
            <w:jc w:val="both"/>
          </w:pPr>
        </w:pPrChange>
      </w:pPr>
    </w:p>
    <w:moveFromRangeStart w:id="474" w:author="Eugene" w:date="2019-05-21T19:33:00Z" w:name="move9359613"/>
    <w:p w14:paraId="44D8176B" w14:textId="4462C746" w:rsidR="00B26163" w:rsidDel="004C5AC2" w:rsidRDefault="002E428B" w:rsidP="00B26163">
      <w:pPr>
        <w:spacing w:after="160" w:line="360" w:lineRule="auto"/>
        <w:jc w:val="center"/>
        <w:rPr>
          <w:moveFrom w:id="475" w:author="Eugene" w:date="2019-05-21T19:33:00Z"/>
          <w:sz w:val="28"/>
        </w:rPr>
      </w:pPr>
      <w:moveFrom w:id="476" w:author="Eugene" w:date="2019-05-21T19:33:00Z">
        <w:r w:rsidRPr="002E428B" w:rsidDel="004C5AC2">
          <w:rPr>
            <w:position w:val="-12"/>
          </w:rPr>
          <w:object w:dxaOrig="1500" w:dyaOrig="380" w14:anchorId="55EDC644">
            <v:shape id="_x0000_i1078" type="#_x0000_t75" style="width:111.2pt;height:27.55pt" o:ole="">
              <v:imagedata r:id="rId107" o:title=""/>
            </v:shape>
            <o:OLEObject Type="Embed" ProgID="Equation.DSMT4" ShapeID="_x0000_i1078" DrawAspect="Content" ObjectID="_1670349427" r:id="rId109"/>
          </w:object>
        </w:r>
        <w:r w:rsidR="005E3888" w:rsidRPr="005E3888" w:rsidDel="004C5AC2">
          <w:rPr>
            <w:sz w:val="28"/>
            <w:lang w:val="en-US"/>
          </w:rPr>
          <w:t xml:space="preserve">, </w:t>
        </w:r>
        <w:r w:rsidR="005E3888" w:rsidRPr="005E3888" w:rsidDel="004C5AC2">
          <w:rPr>
            <w:sz w:val="28"/>
          </w:rPr>
          <w:t>где</w:t>
        </w:r>
      </w:moveFrom>
    </w:p>
    <w:moveFromRangeEnd w:id="474"/>
    <w:p w14:paraId="172F838B" w14:textId="6255A0A3" w:rsidR="005E3888" w:rsidRDefault="002E428B" w:rsidP="005E3888">
      <w:pPr>
        <w:spacing w:after="160" w:line="360" w:lineRule="auto"/>
      </w:pPr>
      <w:r w:rsidRPr="005E3888">
        <w:rPr>
          <w:position w:val="-28"/>
        </w:rPr>
        <w:object w:dxaOrig="1100" w:dyaOrig="680" w14:anchorId="434D1890">
          <v:shape id="_x0000_i1079" type="#_x0000_t75" style="width:1in;height:45.55pt" o:ole="">
            <v:imagedata r:id="rId110" o:title=""/>
          </v:shape>
          <o:OLEObject Type="Embed" ProgID="Equation.DSMT4" ShapeID="_x0000_i1079" DrawAspect="Content" ObjectID="_1670349428" r:id="rId111"/>
        </w:object>
      </w:r>
    </w:p>
    <w:p w14:paraId="31074F8B" w14:textId="0FB03624" w:rsidR="00B26163" w:rsidRDefault="00B26163" w:rsidP="00B26163">
      <w:pPr>
        <w:spacing w:after="160" w:line="360" w:lineRule="auto"/>
        <w:ind w:firstLine="708"/>
        <w:jc w:val="both"/>
        <w:rPr>
          <w:ins w:id="477" w:author="Eugene" w:date="2019-05-21T19:35:00Z"/>
          <w:sz w:val="28"/>
        </w:rPr>
      </w:pPr>
      <w:r>
        <w:rPr>
          <w:sz w:val="28"/>
        </w:rPr>
        <w:t>Далее рассчитаем тягу ДРК в зависимости от потребляемого тока с учётом (</w:t>
      </w:r>
      <w:r w:rsidR="000930CF">
        <w:rPr>
          <w:sz w:val="28"/>
        </w:rPr>
        <w:t>7</w:t>
      </w:r>
      <w:del w:id="478" w:author="Eugene" w:date="2019-05-21T19:33:00Z">
        <w:r w:rsidDel="004C5AC2">
          <w:rPr>
            <w:sz w:val="28"/>
          </w:rPr>
          <w:delText>2</w:delText>
        </w:r>
      </w:del>
      <w:r>
        <w:rPr>
          <w:sz w:val="28"/>
        </w:rPr>
        <w:t>). При этом требуемый ток естественным образом увеличивается в 4 раза.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79" w:author="Eugene" w:date="2019-05-21T19:35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075"/>
        <w:gridCol w:w="1270"/>
        <w:tblGridChange w:id="480">
          <w:tblGrid>
            <w:gridCol w:w="4672"/>
            <w:gridCol w:w="4673"/>
          </w:tblGrid>
        </w:tblGridChange>
      </w:tblGrid>
      <w:tr w:rsidR="004C5AC2" w14:paraId="2B25322A" w14:textId="77777777" w:rsidTr="004C5AC2">
        <w:trPr>
          <w:ins w:id="481" w:author="Eugene" w:date="2019-05-21T19:35:00Z"/>
        </w:trPr>
        <w:tc>
          <w:tcPr>
            <w:tcW w:w="8075" w:type="dxa"/>
            <w:tcPrChange w:id="482" w:author="Eugene" w:date="2019-05-21T19:35:00Z">
              <w:tcPr>
                <w:tcW w:w="4672" w:type="dxa"/>
              </w:tcPr>
            </w:tcPrChange>
          </w:tcPr>
          <w:p w14:paraId="059F6112" w14:textId="7705E041" w:rsidR="004C5AC2" w:rsidRDefault="004C5AC2">
            <w:pPr>
              <w:spacing w:after="160" w:line="360" w:lineRule="auto"/>
              <w:rPr>
                <w:ins w:id="483" w:author="Eugene" w:date="2019-05-21T19:35:00Z"/>
                <w:sz w:val="28"/>
              </w:rPr>
              <w:pPrChange w:id="484" w:author="Eugene" w:date="2019-05-21T19:35:00Z">
                <w:pPr>
                  <w:spacing w:after="160" w:line="360" w:lineRule="auto"/>
                  <w:jc w:val="both"/>
                </w:pPr>
              </w:pPrChange>
            </w:pPr>
            <w:ins w:id="485" w:author="Eugene" w:date="2019-05-21T19:35:00Z">
              <w:r w:rsidRPr="00C3158B">
                <w:rPr>
                  <w:position w:val="-14"/>
                </w:rPr>
                <w:object w:dxaOrig="5860" w:dyaOrig="400" w14:anchorId="228FAFED">
                  <v:shape id="_x0000_i1080" type="#_x0000_t75" style="width:376.95pt;height:26.45pt" o:ole="">
                    <v:imagedata r:id="rId112" o:title=""/>
                  </v:shape>
                  <o:OLEObject Type="Embed" ProgID="Equation.DSMT4" ShapeID="_x0000_i1080" DrawAspect="Content" ObjectID="_1670349429" r:id="rId113"/>
                </w:object>
              </w:r>
            </w:ins>
            <w:ins w:id="486" w:author="Eugene" w:date="2019-05-21T19:35:00Z">
              <w:r w:rsidRPr="00125F6D">
                <w:rPr>
                  <w:sz w:val="28"/>
                </w:rPr>
                <w:t>,</w:t>
              </w:r>
            </w:ins>
          </w:p>
        </w:tc>
        <w:tc>
          <w:tcPr>
            <w:tcW w:w="1270" w:type="dxa"/>
            <w:tcPrChange w:id="487" w:author="Eugene" w:date="2019-05-21T19:35:00Z">
              <w:tcPr>
                <w:tcW w:w="4673" w:type="dxa"/>
              </w:tcPr>
            </w:tcPrChange>
          </w:tcPr>
          <w:p w14:paraId="4E5B99B9" w14:textId="55885FB8" w:rsidR="004C5AC2" w:rsidRDefault="004C5AC2">
            <w:pPr>
              <w:spacing w:after="160" w:line="360" w:lineRule="auto"/>
              <w:jc w:val="right"/>
              <w:rPr>
                <w:ins w:id="488" w:author="Eugene" w:date="2019-05-21T19:35:00Z"/>
                <w:sz w:val="28"/>
              </w:rPr>
              <w:pPrChange w:id="489" w:author="Eugene" w:date="2019-05-21T19:35:00Z">
                <w:pPr>
                  <w:spacing w:after="160" w:line="360" w:lineRule="auto"/>
                  <w:jc w:val="both"/>
                </w:pPr>
              </w:pPrChange>
            </w:pPr>
            <w:ins w:id="490" w:author="Eugene" w:date="2019-05-21T19:35:00Z">
              <w:r>
                <w:rPr>
                  <w:sz w:val="28"/>
                </w:rPr>
                <w:t>(</w:t>
              </w:r>
            </w:ins>
            <w:r w:rsidR="000930CF">
              <w:rPr>
                <w:sz w:val="28"/>
              </w:rPr>
              <w:t>8</w:t>
            </w:r>
            <w:ins w:id="491" w:author="Eugene" w:date="2019-05-21T19:35:00Z">
              <w:r>
                <w:rPr>
                  <w:sz w:val="28"/>
                </w:rPr>
                <w:t>)</w:t>
              </w:r>
            </w:ins>
          </w:p>
        </w:tc>
      </w:tr>
    </w:tbl>
    <w:p w14:paraId="7E4083D7" w14:textId="2D7EC1F7" w:rsidR="004C5AC2" w:rsidRPr="005317A2" w:rsidDel="00FC4851" w:rsidRDefault="004C5AC2">
      <w:pPr>
        <w:spacing w:after="160" w:line="360" w:lineRule="auto"/>
        <w:jc w:val="both"/>
        <w:rPr>
          <w:del w:id="492" w:author="Eugene" w:date="2019-05-21T19:38:00Z"/>
          <w:sz w:val="28"/>
        </w:rPr>
        <w:pPrChange w:id="493" w:author="Eugene" w:date="2019-05-21T19:37:00Z">
          <w:pPr>
            <w:spacing w:after="160" w:line="360" w:lineRule="auto"/>
            <w:ind w:firstLine="708"/>
            <w:jc w:val="both"/>
          </w:pPr>
        </w:pPrChange>
      </w:pPr>
    </w:p>
    <w:commentRangeStart w:id="494"/>
    <w:p w14:paraId="2B64468E" w14:textId="79F0B654" w:rsidR="00C3158B" w:rsidRDefault="00AB616C" w:rsidP="00B26163">
      <w:pPr>
        <w:spacing w:after="160" w:line="360" w:lineRule="auto"/>
        <w:rPr>
          <w:ins w:id="495" w:author="Eugene" w:date="2019-05-21T19:27:00Z"/>
          <w:sz w:val="28"/>
        </w:rPr>
      </w:pPr>
      <w:del w:id="496" w:author="Eugene" w:date="2019-05-21T19:35:00Z">
        <w:r w:rsidRPr="00C3158B" w:rsidDel="004C5AC2">
          <w:rPr>
            <w:position w:val="-14"/>
          </w:rPr>
          <w:object w:dxaOrig="5860" w:dyaOrig="400" w14:anchorId="1DDBF7DF">
            <v:shape id="_x0000_i1081" type="#_x0000_t75" style="width:376.95pt;height:26.45pt" o:ole="">
              <v:imagedata r:id="rId112" o:title=""/>
            </v:shape>
            <o:OLEObject Type="Embed" ProgID="Equation.DSMT4" ShapeID="_x0000_i1081" DrawAspect="Content" ObjectID="_1670349430" r:id="rId114"/>
          </w:object>
        </w:r>
        <w:commentRangeEnd w:id="494"/>
        <w:r w:rsidR="00AD10A8" w:rsidRPr="00C3158B" w:rsidDel="004C5AC2">
          <w:rPr>
            <w:rStyle w:val="ae"/>
            <w:sz w:val="28"/>
            <w:rPrChange w:id="497" w:author="Eugene" w:date="2019-05-21T19:27:00Z">
              <w:rPr>
                <w:rStyle w:val="ae"/>
              </w:rPr>
            </w:rPrChange>
          </w:rPr>
          <w:commentReference w:id="494"/>
        </w:r>
      </w:del>
      <w:ins w:id="498" w:author="Eugene" w:date="2019-05-21T19:27:00Z">
        <w:r w:rsidR="00C3158B">
          <w:rPr>
            <w:sz w:val="28"/>
          </w:rPr>
          <w:t>где</w:t>
        </w:r>
      </w:ins>
    </w:p>
    <w:p w14:paraId="1C5101EC" w14:textId="51C75809" w:rsidR="00C3158B" w:rsidRPr="002E428B" w:rsidRDefault="00C3158B" w:rsidP="00B26163">
      <w:pPr>
        <w:spacing w:after="160" w:line="360" w:lineRule="auto"/>
        <w:rPr>
          <w:ins w:id="499" w:author="Eugene" w:date="2019-05-21T19:27:00Z"/>
          <w:i/>
          <w:sz w:val="28"/>
          <w:rPrChange w:id="500" w:author="Eugene" w:date="2019-05-21T19:29:00Z">
            <w:rPr>
              <w:ins w:id="501" w:author="Eugene" w:date="2019-05-21T19:27:00Z"/>
              <w:sz w:val="28"/>
            </w:rPr>
          </w:rPrChange>
        </w:rPr>
      </w:pPr>
      <w:ins w:id="502" w:author="Eugene" w:date="2019-05-21T19:27:00Z">
        <w:r w:rsidRPr="002E428B">
          <w:rPr>
            <w:i/>
            <w:sz w:val="28"/>
            <w:rPrChange w:id="503" w:author="Eugene" w:date="2019-05-21T19:29:00Z">
              <w:rPr>
                <w:sz w:val="28"/>
              </w:rPr>
            </w:rPrChange>
          </w:rPr>
          <w:t>А = 10,06;</w:t>
        </w:r>
      </w:ins>
    </w:p>
    <w:p w14:paraId="662B8201" w14:textId="678927F6" w:rsidR="00C3158B" w:rsidRPr="002E428B" w:rsidRDefault="00C3158B" w:rsidP="00B26163">
      <w:pPr>
        <w:spacing w:after="160" w:line="360" w:lineRule="auto"/>
        <w:rPr>
          <w:ins w:id="504" w:author="Eugene" w:date="2019-05-21T19:27:00Z"/>
          <w:i/>
          <w:sz w:val="28"/>
          <w:rPrChange w:id="505" w:author="Eugene" w:date="2019-05-21T19:29:00Z">
            <w:rPr>
              <w:ins w:id="506" w:author="Eugene" w:date="2019-05-21T19:27:00Z"/>
              <w:sz w:val="28"/>
            </w:rPr>
          </w:rPrChange>
        </w:rPr>
      </w:pPr>
      <w:ins w:id="507" w:author="Eugene" w:date="2019-05-21T19:27:00Z">
        <w:r w:rsidRPr="002E428B">
          <w:rPr>
            <w:i/>
            <w:sz w:val="28"/>
            <w:rPrChange w:id="508" w:author="Eugene" w:date="2019-05-21T19:29:00Z">
              <w:rPr>
                <w:sz w:val="28"/>
              </w:rPr>
            </w:rPrChange>
          </w:rPr>
          <w:lastRenderedPageBreak/>
          <w:t>В = 0,317.</w:t>
        </w:r>
      </w:ins>
    </w:p>
    <w:p w14:paraId="00836203" w14:textId="30778F2E" w:rsidR="00B26163" w:rsidRDefault="00B26163" w:rsidP="00B26163">
      <w:pPr>
        <w:spacing w:after="160" w:line="360" w:lineRule="auto"/>
        <w:rPr>
          <w:ins w:id="509" w:author="Eugene" w:date="2019-05-21T19:37:00Z"/>
          <w:sz w:val="28"/>
        </w:rPr>
      </w:pPr>
      <w:r w:rsidRPr="00C3158B">
        <w:rPr>
          <w:sz w:val="28"/>
        </w:rPr>
        <w:t>В</w:t>
      </w:r>
      <w:r>
        <w:rPr>
          <w:sz w:val="28"/>
        </w:rPr>
        <w:t xml:space="preserve"> установившемся режиме, в соответствии с формулами (</w:t>
      </w:r>
      <w:r w:rsidR="000930CF">
        <w:rPr>
          <w:sz w:val="28"/>
        </w:rPr>
        <w:t>6</w:t>
      </w:r>
      <w:del w:id="510" w:author="Eugene" w:date="2019-05-21T19:36:00Z">
        <w:r w:rsidDel="005069D1">
          <w:rPr>
            <w:sz w:val="28"/>
          </w:rPr>
          <w:delText>1</w:delText>
        </w:r>
      </w:del>
      <w:r>
        <w:rPr>
          <w:sz w:val="28"/>
        </w:rPr>
        <w:t>) и (</w:t>
      </w:r>
      <w:r w:rsidR="000930CF">
        <w:rPr>
          <w:sz w:val="28"/>
        </w:rPr>
        <w:t>8</w:t>
      </w:r>
      <w:del w:id="511" w:author="Eugene" w:date="2019-05-21T19:35:00Z">
        <w:r w:rsidDel="005069D1">
          <w:rPr>
            <w:sz w:val="28"/>
          </w:rPr>
          <w:delText>3</w:delText>
        </w:r>
      </w:del>
      <w:r>
        <w:rPr>
          <w:sz w:val="28"/>
        </w:rPr>
        <w:t xml:space="preserve">) </w:t>
      </w:r>
      <w:r w:rsidR="00AB616C" w:rsidRPr="00AB616C">
        <w:rPr>
          <w:position w:val="-14"/>
        </w:rPr>
        <w:object w:dxaOrig="2120" w:dyaOrig="400" w14:anchorId="1AC0DF56">
          <v:shape id="_x0000_i1082" type="#_x0000_t75" style="width:2in;height:24.35pt" o:ole="">
            <v:imagedata r:id="rId115" o:title=""/>
          </v:shape>
          <o:OLEObject Type="Embed" ProgID="Equation.DSMT4" ShapeID="_x0000_i1082" DrawAspect="Content" ObjectID="_1670349431" r:id="rId116"/>
        </w:object>
      </w:r>
      <w:r>
        <w:rPr>
          <w:sz w:val="28"/>
        </w:rPr>
        <w:t>, следовательно,</w:t>
      </w:r>
    </w:p>
    <w:p w14:paraId="7D63881E" w14:textId="29C15D9D" w:rsidR="00FC4851" w:rsidDel="002A57CE" w:rsidRDefault="00FC4851">
      <w:pPr>
        <w:spacing w:after="160" w:line="360" w:lineRule="auto"/>
        <w:jc w:val="center"/>
        <w:rPr>
          <w:del w:id="512" w:author="Eugene" w:date="2019-05-21T19:42:00Z"/>
          <w:sz w:val="28"/>
        </w:rPr>
        <w:pPrChange w:id="513" w:author="Eugene" w:date="2019-05-21T19:38:00Z">
          <w:pPr>
            <w:spacing w:after="160" w:line="360" w:lineRule="auto"/>
          </w:pPr>
        </w:pPrChange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1128"/>
      </w:tblGrid>
      <w:tr w:rsidR="00B26163" w14:paraId="5C5A2F91" w14:textId="77777777" w:rsidTr="007C29FB">
        <w:trPr>
          <w:trHeight w:val="982"/>
        </w:trPr>
        <w:tc>
          <w:tcPr>
            <w:tcW w:w="8217" w:type="dxa"/>
            <w:vAlign w:val="center"/>
          </w:tcPr>
          <w:p w14:paraId="4B53D0C0" w14:textId="4F55CDB4" w:rsidR="00B26163" w:rsidRDefault="002A57CE" w:rsidP="007C29FB">
            <w:pPr>
              <w:spacing w:after="160" w:line="360" w:lineRule="auto"/>
              <w:jc w:val="center"/>
              <w:rPr>
                <w:sz w:val="28"/>
              </w:rPr>
            </w:pPr>
            <w:ins w:id="514" w:author="Eugene" w:date="2019-05-21T19:42:00Z">
              <w:r w:rsidRPr="00F17B3D">
                <w:rPr>
                  <w:position w:val="-12"/>
                </w:rPr>
                <w:object w:dxaOrig="1600" w:dyaOrig="380" w14:anchorId="577219D4">
                  <v:shape id="_x0000_i1083" type="#_x0000_t75" style="width:109.05pt;height:24.35pt" o:ole="">
                    <v:imagedata r:id="rId117" o:title=""/>
                  </v:shape>
                  <o:OLEObject Type="Embed" ProgID="Equation.DSMT4" ShapeID="_x0000_i1083" DrawAspect="Content" ObjectID="_1670349432" r:id="rId118"/>
                </w:object>
              </w:r>
            </w:ins>
            <w:commentRangeStart w:id="515"/>
            <w:del w:id="516" w:author="Eugene" w:date="2019-05-21T19:42:00Z">
              <w:r w:rsidR="00B26163" w:rsidRPr="00965796" w:rsidDel="002A57CE">
                <w:rPr>
                  <w:position w:val="-24"/>
                </w:rPr>
                <w:object w:dxaOrig="4860" w:dyaOrig="680" w14:anchorId="744497FE">
                  <v:shape id="_x0000_i1084" type="#_x0000_t75" style="width:332.45pt;height:47.65pt" o:ole="">
                    <v:imagedata r:id="rId119" o:title=""/>
                  </v:shape>
                  <o:OLEObject Type="Embed" ProgID="Equation.DSMT4" ShapeID="_x0000_i1084" DrawAspect="Content" ObjectID="_1670349433" r:id="rId120"/>
                </w:object>
              </w:r>
            </w:del>
            <w:commentRangeEnd w:id="515"/>
            <w:r w:rsidR="00AD10A8">
              <w:rPr>
                <w:rStyle w:val="ae"/>
              </w:rPr>
              <w:commentReference w:id="515"/>
            </w:r>
          </w:p>
        </w:tc>
        <w:tc>
          <w:tcPr>
            <w:tcW w:w="1128" w:type="dxa"/>
            <w:vAlign w:val="center"/>
          </w:tcPr>
          <w:p w14:paraId="697C306A" w14:textId="621FA077" w:rsidR="00B26163" w:rsidRDefault="00B26163" w:rsidP="007C29FB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r w:rsidR="000930CF">
              <w:rPr>
                <w:sz w:val="28"/>
              </w:rPr>
              <w:t>9</w:t>
            </w:r>
            <w:del w:id="517" w:author="Eugene" w:date="2019-05-21T19:43:00Z">
              <w:r w:rsidDel="009B544F">
                <w:rPr>
                  <w:sz w:val="28"/>
                </w:rPr>
                <w:delText>7</w:delText>
              </w:r>
            </w:del>
            <w:r>
              <w:rPr>
                <w:sz w:val="28"/>
              </w:rPr>
              <w:t>)</w:t>
            </w:r>
          </w:p>
        </w:tc>
      </w:tr>
    </w:tbl>
    <w:p w14:paraId="2E83AB0D" w14:textId="730FE5ED" w:rsidR="00FC4851" w:rsidRDefault="00224D10">
      <w:pPr>
        <w:spacing w:after="160" w:line="360" w:lineRule="auto"/>
        <w:ind w:firstLine="708"/>
        <w:jc w:val="both"/>
        <w:rPr>
          <w:ins w:id="518" w:author="Eugene" w:date="2019-05-21T19:43:00Z"/>
          <w:sz w:val="28"/>
        </w:rPr>
        <w:pPrChange w:id="519" w:author="Eugene" w:date="2019-05-21T19:42:00Z">
          <w:pPr>
            <w:spacing w:after="160" w:line="360" w:lineRule="auto"/>
            <w:ind w:firstLine="708"/>
          </w:pPr>
        </w:pPrChange>
      </w:pPr>
      <w:r>
        <w:rPr>
          <w:sz w:val="28"/>
        </w:rPr>
        <w:t>В</w:t>
      </w:r>
      <w:ins w:id="520" w:author="Eugene" w:date="2019-05-21T19:39:00Z">
        <w:r w:rsidR="00FC4851">
          <w:rPr>
            <w:sz w:val="28"/>
          </w:rPr>
          <w:t xml:space="preserve">ремя автономной работы </w:t>
        </w:r>
      </w:ins>
      <w:ins w:id="521" w:author="Eugene" w:date="2019-05-21T19:40:00Z">
        <w:r w:rsidR="00FC4851" w:rsidRPr="00FC4851">
          <w:rPr>
            <w:i/>
            <w:sz w:val="28"/>
            <w:lang w:val="en-US"/>
            <w:rPrChange w:id="522" w:author="Eugene" w:date="2019-05-21T19:40:00Z">
              <w:rPr>
                <w:sz w:val="28"/>
                <w:lang w:val="en-US"/>
              </w:rPr>
            </w:rPrChange>
          </w:rPr>
          <w:t>t</w:t>
        </w:r>
      </w:ins>
      <w:ins w:id="523" w:author="Eugene" w:date="2019-05-21T19:39:00Z">
        <w:r w:rsidR="00FC4851">
          <w:rPr>
            <w:sz w:val="28"/>
          </w:rPr>
          <w:t xml:space="preserve"> аппарата</w:t>
        </w:r>
      </w:ins>
      <w:ins w:id="524" w:author="Eugene" w:date="2019-05-21T19:40:00Z">
        <w:r w:rsidR="00FC4851" w:rsidRPr="00FC4851">
          <w:rPr>
            <w:sz w:val="28"/>
            <w:rPrChange w:id="525" w:author="Eugene" w:date="2019-05-21T19:40:00Z">
              <w:rPr>
                <w:sz w:val="28"/>
                <w:lang w:val="en-US"/>
              </w:rPr>
            </w:rPrChange>
          </w:rPr>
          <w:t xml:space="preserve"> </w:t>
        </w:r>
        <w:r w:rsidR="00FC4851">
          <w:rPr>
            <w:sz w:val="28"/>
          </w:rPr>
          <w:t xml:space="preserve">можно выразить, </w:t>
        </w:r>
      </w:ins>
      <w:ins w:id="526" w:author="Eugene" w:date="2019-05-21T19:41:00Z">
        <w:r w:rsidR="00FC4851">
          <w:rPr>
            <w:sz w:val="28"/>
          </w:rPr>
          <w:t>поделив</w:t>
        </w:r>
      </w:ins>
      <w:ins w:id="527" w:author="Eugene" w:date="2019-05-21T19:40:00Z">
        <w:r w:rsidR="00FC4851">
          <w:rPr>
            <w:sz w:val="28"/>
          </w:rPr>
          <w:t xml:space="preserve"> номинальную ёмкость </w:t>
        </w:r>
      </w:ins>
      <w:ins w:id="528" w:author="Eugene" w:date="2019-05-21T19:42:00Z">
        <w:r w:rsidR="00FC4851">
          <w:rPr>
            <w:sz w:val="28"/>
          </w:rPr>
          <w:t>аккумуляторных</w:t>
        </w:r>
      </w:ins>
      <w:ins w:id="529" w:author="Eugene" w:date="2019-05-21T19:40:00Z">
        <w:r w:rsidR="00FC4851">
          <w:rPr>
            <w:sz w:val="28"/>
          </w:rPr>
          <w:t xml:space="preserve"> батарей С</w:t>
        </w:r>
      </w:ins>
      <w:ins w:id="530" w:author="Eugene" w:date="2019-05-21T19:41:00Z">
        <w:r w:rsidR="00FC4851">
          <w:rPr>
            <w:sz w:val="28"/>
          </w:rPr>
          <w:t>, равную 16</w:t>
        </w:r>
        <w:r w:rsidR="00FC4851" w:rsidRPr="00EA4671">
          <w:rPr>
            <w:sz w:val="28"/>
          </w:rPr>
          <w:t xml:space="preserve">,8 </w:t>
        </w:r>
        <w:r w:rsidR="00FC4851">
          <w:rPr>
            <w:sz w:val="28"/>
          </w:rPr>
          <w:t>А∙ч, на потребляемый ток</w:t>
        </w:r>
      </w:ins>
      <w:ins w:id="531" w:author="Eugene" w:date="2019-05-21T19:42:00Z">
        <w:r w:rsidR="00FC4851" w:rsidRPr="00173D99">
          <w:rPr>
            <w:sz w:val="28"/>
          </w:rPr>
          <w:t xml:space="preserve">, </w:t>
        </w:r>
        <w:r w:rsidR="00FC4851">
          <w:rPr>
            <w:sz w:val="28"/>
          </w:rPr>
          <w:t>зависящий от скорости</w:t>
        </w:r>
      </w:ins>
      <w:ins w:id="532" w:author="Eugene" w:date="2019-05-21T19:41:00Z">
        <w:r w:rsidR="00FC4851">
          <w:rPr>
            <w:sz w:val="28"/>
          </w:rPr>
          <w:t>:</w:t>
        </w:r>
      </w:ins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533" w:author="Eugene" w:date="2019-05-21T19:43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2"/>
        <w:gridCol w:w="4673"/>
        <w:tblGridChange w:id="534">
          <w:tblGrid>
            <w:gridCol w:w="4672"/>
            <w:gridCol w:w="4673"/>
          </w:tblGrid>
        </w:tblGridChange>
      </w:tblGrid>
      <w:tr w:rsidR="009B544F" w14:paraId="143F7FB2" w14:textId="77777777" w:rsidTr="009B544F">
        <w:trPr>
          <w:ins w:id="535" w:author="Eugene" w:date="2019-05-21T19:43:00Z"/>
        </w:trPr>
        <w:tc>
          <w:tcPr>
            <w:tcW w:w="4672" w:type="dxa"/>
            <w:tcPrChange w:id="536" w:author="Eugene" w:date="2019-05-21T19:43:00Z">
              <w:tcPr>
                <w:tcW w:w="4672" w:type="dxa"/>
              </w:tcPr>
            </w:tcPrChange>
          </w:tcPr>
          <w:moveToRangeStart w:id="537" w:author="Eugene" w:date="2019-05-21T19:43:00Z" w:name="move9360118"/>
          <w:p w14:paraId="2873FB1A" w14:textId="33BC9668" w:rsidR="009B544F" w:rsidRDefault="009B544F">
            <w:pPr>
              <w:spacing w:after="160" w:line="360" w:lineRule="auto"/>
              <w:jc w:val="right"/>
              <w:rPr>
                <w:ins w:id="538" w:author="Eugene" w:date="2019-05-21T19:43:00Z"/>
                <w:sz w:val="28"/>
              </w:rPr>
              <w:pPrChange w:id="539" w:author="Eugene" w:date="2019-05-21T19:43:00Z">
                <w:pPr>
                  <w:spacing w:after="160" w:line="360" w:lineRule="auto"/>
                  <w:jc w:val="both"/>
                </w:pPr>
              </w:pPrChange>
            </w:pPr>
            <w:moveTo w:id="540" w:author="Eugene" w:date="2019-05-21T19:43:00Z">
              <w:r w:rsidRPr="007E67B7">
                <w:rPr>
                  <w:position w:val="-28"/>
                </w:rPr>
                <w:object w:dxaOrig="880" w:dyaOrig="660" w14:anchorId="6EB869B7">
                  <v:shape id="_x0000_i1085" type="#_x0000_t75" style="width:66.7pt;height:47.65pt" o:ole="">
                    <v:imagedata r:id="rId121" o:title=""/>
                  </v:shape>
                  <o:OLEObject Type="Embed" ProgID="Equation.DSMT4" ShapeID="_x0000_i1085" DrawAspect="Content" ObjectID="_1670349434" r:id="rId122"/>
                </w:object>
              </w:r>
            </w:moveTo>
            <w:moveToRangeEnd w:id="537"/>
          </w:p>
        </w:tc>
        <w:tc>
          <w:tcPr>
            <w:tcW w:w="4673" w:type="dxa"/>
            <w:tcPrChange w:id="541" w:author="Eugene" w:date="2019-05-21T19:43:00Z">
              <w:tcPr>
                <w:tcW w:w="4673" w:type="dxa"/>
              </w:tcPr>
            </w:tcPrChange>
          </w:tcPr>
          <w:p w14:paraId="0474E9F1" w14:textId="4B2E88A7" w:rsidR="009B544F" w:rsidRDefault="009B544F">
            <w:pPr>
              <w:spacing w:after="160" w:line="360" w:lineRule="auto"/>
              <w:jc w:val="right"/>
              <w:rPr>
                <w:ins w:id="542" w:author="Eugene" w:date="2019-05-21T19:43:00Z"/>
                <w:sz w:val="28"/>
              </w:rPr>
              <w:pPrChange w:id="543" w:author="Eugene" w:date="2019-05-21T19:43:00Z">
                <w:pPr>
                  <w:spacing w:after="160" w:line="360" w:lineRule="auto"/>
                  <w:jc w:val="both"/>
                </w:pPr>
              </w:pPrChange>
            </w:pPr>
            <w:ins w:id="544" w:author="Eugene" w:date="2019-05-21T19:43:00Z">
              <w:r>
                <w:rPr>
                  <w:sz w:val="28"/>
                </w:rPr>
                <w:t>(</w:t>
              </w:r>
            </w:ins>
            <w:r w:rsidR="000930CF">
              <w:rPr>
                <w:sz w:val="28"/>
              </w:rPr>
              <w:t>10</w:t>
            </w:r>
            <w:ins w:id="545" w:author="Eugene" w:date="2019-05-21T19:43:00Z">
              <w:r>
                <w:rPr>
                  <w:sz w:val="28"/>
                </w:rPr>
                <w:t>)</w:t>
              </w:r>
            </w:ins>
          </w:p>
        </w:tc>
      </w:tr>
    </w:tbl>
    <w:p w14:paraId="0ADFBE72" w14:textId="4F0E9778" w:rsidR="00B26163" w:rsidDel="00DB76B3" w:rsidRDefault="00FC4851">
      <w:pPr>
        <w:spacing w:after="160" w:line="360" w:lineRule="auto"/>
        <w:ind w:firstLine="708"/>
        <w:rPr>
          <w:del w:id="546" w:author="Eugene" w:date="2019-05-21T19:46:00Z"/>
        </w:rPr>
      </w:pPr>
      <w:ins w:id="547" w:author="Eugene" w:date="2019-05-21T19:39:00Z">
        <w:r w:rsidRPr="001010B1">
          <w:rPr>
            <w:sz w:val="28"/>
            <w:rPrChange w:id="548" w:author="Eugene" w:date="2019-05-28T21:52:00Z">
              <w:rPr>
                <w:sz w:val="28"/>
                <w:lang w:val="en-US"/>
              </w:rPr>
            </w:rPrChange>
          </w:rPr>
          <w:t xml:space="preserve"> </w:t>
        </w:r>
      </w:ins>
      <w:del w:id="549" w:author="Eugene" w:date="2019-05-21T19:42:00Z">
        <w:r w:rsidR="00B26163" w:rsidDel="009B544F">
          <w:rPr>
            <w:sz w:val="28"/>
          </w:rPr>
          <w:delText xml:space="preserve">Как было показано </w:delText>
        </w:r>
        <w:commentRangeStart w:id="550"/>
        <w:r w:rsidR="00B26163" w:rsidDel="009B544F">
          <w:rPr>
            <w:sz w:val="28"/>
          </w:rPr>
          <w:delText>ранее</w:delText>
        </w:r>
        <w:commentRangeEnd w:id="550"/>
        <w:r w:rsidR="00AD10A8" w:rsidDel="009B544F">
          <w:rPr>
            <w:rStyle w:val="ae"/>
          </w:rPr>
          <w:commentReference w:id="550"/>
        </w:r>
        <w:r w:rsidR="00B26163" w:rsidDel="009B544F">
          <w:rPr>
            <w:sz w:val="28"/>
          </w:rPr>
          <w:delText xml:space="preserve">, </w:delText>
        </w:r>
      </w:del>
      <w:moveFromRangeStart w:id="551" w:author="Eugene" w:date="2019-05-21T19:43:00Z" w:name="move9360118"/>
      <w:moveFrom w:id="552" w:author="Eugene" w:date="2019-05-21T19:43:00Z">
        <w:r w:rsidR="00B26163" w:rsidRPr="00EA4671" w:rsidDel="009B544F">
          <w:rPr>
            <w:position w:val="-24"/>
          </w:rPr>
          <w:object w:dxaOrig="600" w:dyaOrig="620" w14:anchorId="0687DC7E">
            <v:shape id="_x0000_i1086" type="#_x0000_t75" style="width:45.55pt;height:45.55pt" o:ole="">
              <v:imagedata r:id="rId123" o:title=""/>
            </v:shape>
            <o:OLEObject Type="Embed" ProgID="Equation.DSMT4" ShapeID="_x0000_i1086" DrawAspect="Content" ObjectID="_1670349435" r:id="rId124"/>
          </w:object>
        </w:r>
      </w:moveFrom>
      <w:moveFromRangeEnd w:id="551"/>
      <w:del w:id="553" w:author="Eugene" w:date="2019-05-21T19:42:00Z">
        <w:r w:rsidR="00B26163" w:rsidDel="009B544F">
          <w:rPr>
            <w:sz w:val="28"/>
          </w:rPr>
          <w:delText xml:space="preserve">, где С = </w:delText>
        </w:r>
        <w:r w:rsidR="00B26163" w:rsidDel="009B544F">
          <w:rPr>
            <w:sz w:val="28"/>
            <w:lang w:val="en-US"/>
          </w:rPr>
          <w:delText>const</w:delText>
        </w:r>
        <w:r w:rsidR="00B26163" w:rsidDel="009B544F">
          <w:rPr>
            <w:sz w:val="28"/>
          </w:rPr>
          <w:delText xml:space="preserve"> = 16</w:delText>
        </w:r>
        <w:r w:rsidR="00B26163" w:rsidRPr="00EA4671" w:rsidDel="009B544F">
          <w:rPr>
            <w:sz w:val="28"/>
          </w:rPr>
          <w:delText xml:space="preserve">,8 </w:delText>
        </w:r>
        <w:r w:rsidR="00B26163" w:rsidDel="009B544F">
          <w:rPr>
            <w:sz w:val="28"/>
          </w:rPr>
          <w:delText xml:space="preserve">Ач. </w:delText>
        </w:r>
      </w:del>
      <w:r w:rsidR="00B26163">
        <w:rPr>
          <w:sz w:val="28"/>
        </w:rPr>
        <w:t>Разрешим уравнение (</w:t>
      </w:r>
      <w:r w:rsidR="000930CF">
        <w:rPr>
          <w:sz w:val="28"/>
        </w:rPr>
        <w:t>9</w:t>
      </w:r>
      <w:del w:id="554" w:author="Eugene" w:date="2019-05-21T19:43:00Z">
        <w:r w:rsidR="00B26163" w:rsidDel="009B544F">
          <w:rPr>
            <w:sz w:val="28"/>
          </w:rPr>
          <w:delText>7</w:delText>
        </w:r>
      </w:del>
      <w:r w:rsidR="00B26163">
        <w:rPr>
          <w:sz w:val="28"/>
        </w:rPr>
        <w:t>) относительно тока и подставим его в формулу для времени автономной работы АНПА (</w:t>
      </w:r>
      <w:r w:rsidR="000930CF">
        <w:rPr>
          <w:sz w:val="28"/>
        </w:rPr>
        <w:t>10</w:t>
      </w:r>
      <w:del w:id="555" w:author="Eugene" w:date="2019-05-21T19:43:00Z">
        <w:r w:rsidR="00B26163" w:rsidDel="009B544F">
          <w:rPr>
            <w:sz w:val="28"/>
          </w:rPr>
          <w:delText>6</w:delText>
        </w:r>
      </w:del>
      <w:r w:rsidR="00B26163">
        <w:rPr>
          <w:sz w:val="28"/>
        </w:rPr>
        <w:t>):</w:t>
      </w:r>
    </w:p>
    <w:p w14:paraId="4499DD0D" w14:textId="7257CB5B" w:rsidR="00B26163" w:rsidDel="00DB76B3" w:rsidRDefault="00B26163">
      <w:pPr>
        <w:spacing w:after="160" w:line="360" w:lineRule="auto"/>
        <w:ind w:firstLine="708"/>
        <w:rPr>
          <w:del w:id="556" w:author="Eugene" w:date="2019-05-21T19:46:00Z"/>
        </w:rPr>
        <w:pPrChange w:id="557" w:author="Eugene" w:date="2019-05-21T19:46:00Z">
          <w:pPr>
            <w:spacing w:after="160" w:line="259" w:lineRule="auto"/>
            <w:jc w:val="center"/>
          </w:pPr>
        </w:pPrChange>
      </w:pPr>
      <w:del w:id="558" w:author="Eugene" w:date="2019-05-21T19:46:00Z">
        <w:r w:rsidRPr="009D499F" w:rsidDel="00DB76B3">
          <w:rPr>
            <w:position w:val="-10"/>
          </w:rPr>
          <w:object w:dxaOrig="3739" w:dyaOrig="360" w14:anchorId="252292EF">
            <v:shape id="_x0000_i1087" type="#_x0000_t75" style="width:253.05pt;height:22.25pt" o:ole="">
              <v:imagedata r:id="rId125" o:title=""/>
            </v:shape>
            <o:OLEObject Type="Embed" ProgID="Equation.DSMT4" ShapeID="_x0000_i1087" DrawAspect="Content" ObjectID="_1670349436" r:id="rId126"/>
          </w:object>
        </w:r>
      </w:del>
    </w:p>
    <w:commentRangeStart w:id="559"/>
    <w:p w14:paraId="5DC21A0E" w14:textId="7516D242" w:rsidR="00B26163" w:rsidDel="00DB76B3" w:rsidRDefault="00B26163">
      <w:pPr>
        <w:spacing w:after="160" w:line="360" w:lineRule="auto"/>
        <w:ind w:firstLine="708"/>
        <w:rPr>
          <w:del w:id="560" w:author="Eugene" w:date="2019-05-21T19:46:00Z"/>
        </w:rPr>
        <w:pPrChange w:id="561" w:author="Eugene" w:date="2019-05-21T19:46:00Z">
          <w:pPr>
            <w:spacing w:after="160" w:line="259" w:lineRule="auto"/>
            <w:jc w:val="center"/>
          </w:pPr>
        </w:pPrChange>
      </w:pPr>
      <w:del w:id="562" w:author="Eugene" w:date="2019-05-21T19:46:00Z">
        <w:r w:rsidRPr="007F697D" w:rsidDel="00DB76B3">
          <w:rPr>
            <w:position w:val="-32"/>
          </w:rPr>
          <w:object w:dxaOrig="5120" w:dyaOrig="760" w14:anchorId="3A6BA767">
            <v:shape id="_x0000_i1088" type="#_x0000_t75" style="width:351.55pt;height:52.95pt" o:ole="">
              <v:imagedata r:id="rId127" o:title=""/>
            </v:shape>
            <o:OLEObject Type="Embed" ProgID="Equation.DSMT4" ShapeID="_x0000_i1088" DrawAspect="Content" ObjectID="_1670349437" r:id="rId128"/>
          </w:object>
        </w:r>
        <w:commentRangeEnd w:id="559"/>
        <w:r w:rsidR="00AD10A8" w:rsidDel="00DB76B3">
          <w:rPr>
            <w:rStyle w:val="ae"/>
          </w:rPr>
          <w:commentReference w:id="559"/>
        </w:r>
      </w:del>
    </w:p>
    <w:p w14:paraId="7A6E7F39" w14:textId="77777777" w:rsidR="00B26163" w:rsidRDefault="00B26163">
      <w:pPr>
        <w:spacing w:after="160" w:line="360" w:lineRule="auto"/>
        <w:pPrChange w:id="563" w:author="Eugene" w:date="2019-05-21T19:46:00Z">
          <w:pPr>
            <w:spacing w:after="160" w:line="259" w:lineRule="auto"/>
            <w:jc w:val="center"/>
          </w:pPr>
        </w:pPrChange>
      </w:pPr>
    </w:p>
    <w:p w14:paraId="05DC194A" w14:textId="67C2D1A5" w:rsidR="00AA1734" w:rsidRPr="00D933D6" w:rsidRDefault="00DB76B3" w:rsidP="00AA1734">
      <w:pPr>
        <w:spacing w:after="160" w:line="259" w:lineRule="auto"/>
        <w:rPr>
          <w:ins w:id="564" w:author="Eugene" w:date="2019-05-21T19:54:00Z"/>
          <w:sz w:val="28"/>
        </w:rPr>
      </w:pPr>
      <w:r w:rsidRPr="00DB76B3">
        <w:rPr>
          <w:position w:val="-8"/>
        </w:rPr>
        <w:object w:dxaOrig="1980" w:dyaOrig="400" w14:anchorId="4F01E652">
          <v:shape id="_x0000_i1089" type="#_x0000_t75" style="width:135.55pt;height:27.55pt" o:ole="">
            <v:imagedata r:id="rId129" o:title=""/>
          </v:shape>
          <o:OLEObject Type="Embed" ProgID="Equation.DSMT4" ShapeID="_x0000_i1089" DrawAspect="Content" ObjectID="_1670349438" r:id="rId130"/>
        </w:object>
      </w:r>
      <w:ins w:id="565" w:author="Eugene" w:date="2019-05-21T19:47:00Z">
        <w:r>
          <w:rPr>
            <w:sz w:val="28"/>
          </w:rPr>
          <w:t>,</w:t>
        </w:r>
      </w:ins>
      <w:ins w:id="566" w:author="Eugene" w:date="2019-05-21T19:54:00Z">
        <w:r w:rsidR="00AA1734" w:rsidRPr="00AA1734">
          <w:rPr>
            <w:sz w:val="28"/>
          </w:rPr>
          <w:t xml:space="preserve"> </w:t>
        </w:r>
        <w:r w:rsidR="00AA1734">
          <w:rPr>
            <w:sz w:val="28"/>
          </w:rPr>
          <w:t>где</w:t>
        </w:r>
      </w:ins>
    </w:p>
    <w:p w14:paraId="7C139C5F" w14:textId="593CA1D7" w:rsidR="00B26163" w:rsidRDefault="00B26163" w:rsidP="00B26163">
      <w:pPr>
        <w:spacing w:after="160" w:line="259" w:lineRule="auto"/>
        <w:jc w:val="center"/>
        <w:rPr>
          <w:ins w:id="567" w:author="Eugene" w:date="2019-05-21T19:49:00Z"/>
          <w:sz w:val="28"/>
        </w:rPr>
      </w:pPr>
    </w:p>
    <w:p w14:paraId="4D7694F0" w14:textId="195EE542" w:rsidR="00DB76B3" w:rsidRDefault="00DB76B3" w:rsidP="007744FA">
      <w:pPr>
        <w:spacing w:after="160" w:line="259" w:lineRule="auto"/>
        <w:rPr>
          <w:ins w:id="568" w:author="Eugene" w:date="2019-05-21T19:51:00Z"/>
        </w:rPr>
      </w:pPr>
      <w:ins w:id="569" w:author="Eugene" w:date="2019-05-21T19:48:00Z">
        <w:r w:rsidRPr="007E67B7">
          <w:rPr>
            <w:position w:val="-46"/>
          </w:rPr>
          <w:object w:dxaOrig="1180" w:dyaOrig="1040" w14:anchorId="23DE11D5">
            <v:shape id="_x0000_i1090" type="#_x0000_t75" style="width:78.35pt;height:69.9pt" o:ole="">
              <v:imagedata r:id="rId131" o:title=""/>
            </v:shape>
            <o:OLEObject Type="Embed" ProgID="Equation.DSMT4" ShapeID="_x0000_i1090" DrawAspect="Content" ObjectID="_1670349439" r:id="rId132"/>
          </w:object>
        </w:r>
      </w:ins>
    </w:p>
    <w:p w14:paraId="72886E22" w14:textId="493D01C0" w:rsidR="006E2ADC" w:rsidRPr="006E2ADC" w:rsidDel="002317AC" w:rsidRDefault="006E2ADC">
      <w:pPr>
        <w:spacing w:after="160" w:line="360" w:lineRule="auto"/>
        <w:jc w:val="both"/>
        <w:rPr>
          <w:del w:id="570" w:author="Eugene" w:date="2019-05-21T19:51:00Z"/>
          <w:sz w:val="28"/>
          <w:rPrChange w:id="571" w:author="Eugene" w:date="2019-05-21T19:51:00Z">
            <w:rPr>
              <w:del w:id="572" w:author="Eugene" w:date="2019-05-21T19:51:00Z"/>
            </w:rPr>
          </w:rPrChange>
        </w:rPr>
        <w:pPrChange w:id="573" w:author="Eugene" w:date="2019-05-21T19:51:00Z">
          <w:pPr>
            <w:spacing w:after="160" w:line="259" w:lineRule="auto"/>
            <w:jc w:val="center"/>
          </w:pPr>
        </w:pPrChange>
      </w:pPr>
      <w:ins w:id="574" w:author="Eugene" w:date="2019-05-21T19:51:00Z">
        <w:r>
          <w:rPr>
            <w:sz w:val="28"/>
          </w:rPr>
          <w:t>Будем рассматривать выражение со знаком «-».</w:t>
        </w:r>
        <w:r w:rsidR="002317AC">
          <w:rPr>
            <w:sz w:val="28"/>
          </w:rPr>
          <w:t xml:space="preserve"> </w:t>
        </w:r>
      </w:ins>
    </w:p>
    <w:p w14:paraId="1762F3A8" w14:textId="0976ADAD" w:rsidR="00B26163" w:rsidRPr="00975B8F" w:rsidRDefault="00B26163">
      <w:pPr>
        <w:spacing w:after="160" w:line="360" w:lineRule="auto"/>
        <w:jc w:val="both"/>
        <w:rPr>
          <w:sz w:val="28"/>
        </w:rPr>
        <w:pPrChange w:id="575" w:author="Eugene" w:date="2019-05-21T19:51:00Z">
          <w:pPr>
            <w:spacing w:after="160" w:line="360" w:lineRule="auto"/>
          </w:pPr>
        </w:pPrChange>
      </w:pPr>
      <w:r>
        <w:rPr>
          <w:sz w:val="28"/>
        </w:rPr>
        <w:t>Зависимость</w:t>
      </w:r>
      <w:r w:rsidRPr="00D6317C">
        <w:rPr>
          <w:i/>
          <w:sz w:val="28"/>
        </w:rPr>
        <w:t xml:space="preserve"> </w:t>
      </w:r>
      <w:r w:rsidRPr="00EC3A94">
        <w:rPr>
          <w:i/>
          <w:sz w:val="28"/>
          <w:lang w:val="en-US"/>
          <w:rPrChange w:id="576" w:author="Eugene" w:date="2019-05-21T19:44:00Z">
            <w:rPr>
              <w:sz w:val="28"/>
              <w:lang w:val="en-US"/>
            </w:rPr>
          </w:rPrChange>
        </w:rPr>
        <w:t>I</w:t>
      </w:r>
      <w:r w:rsidRPr="00EC3A94">
        <w:rPr>
          <w:i/>
          <w:sz w:val="28"/>
          <w:rPrChange w:id="577" w:author="Eugene" w:date="2019-05-21T19:44:00Z">
            <w:rPr>
              <w:sz w:val="28"/>
            </w:rPr>
          </w:rPrChange>
        </w:rPr>
        <w:t xml:space="preserve"> = </w:t>
      </w:r>
      <w:r w:rsidRPr="00EC3A94">
        <w:rPr>
          <w:i/>
          <w:sz w:val="28"/>
          <w:lang w:val="en-US"/>
          <w:rPrChange w:id="578" w:author="Eugene" w:date="2019-05-21T19:44:00Z">
            <w:rPr>
              <w:sz w:val="28"/>
              <w:lang w:val="en-US"/>
            </w:rPr>
          </w:rPrChange>
        </w:rPr>
        <w:t>f</w:t>
      </w:r>
      <w:ins w:id="579" w:author="Eugene" w:date="2019-05-21T19:44:00Z">
        <w:r w:rsidR="00EC3A94">
          <w:rPr>
            <w:i/>
            <w:sz w:val="28"/>
          </w:rPr>
          <w:t> </w:t>
        </w:r>
      </w:ins>
      <w:r w:rsidRPr="00EC3A94">
        <w:rPr>
          <w:i/>
          <w:sz w:val="28"/>
          <w:rPrChange w:id="580" w:author="Eugene" w:date="2019-05-21T19:44:00Z">
            <w:rPr>
              <w:sz w:val="28"/>
            </w:rPr>
          </w:rPrChange>
        </w:rPr>
        <w:t>(</w:t>
      </w:r>
      <w:r w:rsidRPr="00EC3A94">
        <w:rPr>
          <w:i/>
          <w:sz w:val="28"/>
          <w:lang w:val="en-US"/>
          <w:rPrChange w:id="581" w:author="Eugene" w:date="2019-05-21T19:44:00Z">
            <w:rPr>
              <w:sz w:val="28"/>
              <w:lang w:val="en-US"/>
            </w:rPr>
          </w:rPrChange>
        </w:rPr>
        <w:t>V</w:t>
      </w:r>
      <w:r w:rsidRPr="00EC3A94">
        <w:rPr>
          <w:i/>
          <w:sz w:val="28"/>
          <w:vertAlign w:val="subscript"/>
          <w:lang w:val="en-US"/>
          <w:rPrChange w:id="582" w:author="Eugene" w:date="2019-05-21T19:44:00Z">
            <w:rPr>
              <w:sz w:val="28"/>
              <w:vertAlign w:val="subscript"/>
              <w:lang w:val="en-US"/>
            </w:rPr>
          </w:rPrChange>
        </w:rPr>
        <w:t>x</w:t>
      </w:r>
      <w:r w:rsidRPr="00EC3A94">
        <w:rPr>
          <w:i/>
          <w:sz w:val="28"/>
          <w:rPrChange w:id="583" w:author="Eugene" w:date="2019-05-21T19:44:00Z">
            <w:rPr>
              <w:sz w:val="28"/>
            </w:rPr>
          </w:rPrChange>
        </w:rPr>
        <w:t>)</w:t>
      </w:r>
      <w:r w:rsidRPr="00EC3A94">
        <w:rPr>
          <w:i/>
          <w:sz w:val="28"/>
        </w:rPr>
        <w:t xml:space="preserve"> </w:t>
      </w:r>
      <w:r>
        <w:rPr>
          <w:sz w:val="28"/>
        </w:rPr>
        <w:t xml:space="preserve">приведена на рисунке </w:t>
      </w:r>
      <w:r w:rsidRPr="00E717A7">
        <w:rPr>
          <w:sz w:val="28"/>
        </w:rPr>
        <w:t>1</w:t>
      </w:r>
      <w:ins w:id="584" w:author="Eugene" w:date="2019-05-21T19:44:00Z">
        <w:r w:rsidR="00DB76B3">
          <w:rPr>
            <w:sz w:val="28"/>
          </w:rPr>
          <w:t>1</w:t>
        </w:r>
      </w:ins>
      <w:del w:id="585" w:author="Eugene" w:date="2019-05-21T19:44:00Z">
        <w:r w:rsidDel="00DB76B3">
          <w:rPr>
            <w:sz w:val="28"/>
          </w:rPr>
          <w:delText>9</w:delText>
        </w:r>
      </w:del>
      <w:r w:rsidRPr="00E717A7">
        <w:rPr>
          <w:sz w:val="28"/>
        </w:rPr>
        <w:t>.</w:t>
      </w:r>
    </w:p>
    <w:p w14:paraId="4A2A3358" w14:textId="2DDDBB5D" w:rsidR="00B26163" w:rsidRDefault="003D73AE" w:rsidP="00B26163">
      <w:pPr>
        <w:spacing w:after="160" w:line="259" w:lineRule="auto"/>
        <w:jc w:val="center"/>
      </w:pPr>
      <w:r>
        <w:rPr>
          <w:noProof/>
        </w:rPr>
        <w:lastRenderedPageBreak/>
        <w:pict w14:anchorId="1F2F46D5">
          <v:shape id="_x0000_i1091" type="#_x0000_t75" style="width:387.55pt;height:315.55pt">
            <v:imagedata r:id="rId133" o:title="Ток от скорости" cropleft="2723f" cropright="3102f"/>
          </v:shape>
        </w:pict>
      </w:r>
    </w:p>
    <w:p w14:paraId="5000A377" w14:textId="092A992E" w:rsidR="00B26163" w:rsidRDefault="00EF5E61" w:rsidP="00B26163">
      <w:pPr>
        <w:spacing w:after="160" w:line="259" w:lineRule="auto"/>
        <w:jc w:val="center"/>
        <w:rPr>
          <w:ins w:id="586" w:author="Eugene" w:date="2019-05-21T19:51:00Z"/>
          <w:sz w:val="28"/>
        </w:rPr>
      </w:pPr>
      <w:r>
        <w:rPr>
          <w:sz w:val="28"/>
        </w:rPr>
        <w:t>Рисунок 11</w:t>
      </w:r>
      <w:r w:rsidR="00B26163">
        <w:rPr>
          <w:sz w:val="28"/>
        </w:rPr>
        <w:t xml:space="preserve"> </w:t>
      </w:r>
      <w:r w:rsidR="00B26163">
        <w:rPr>
          <w:sz w:val="28"/>
        </w:rPr>
        <w:sym w:font="Symbol" w:char="F02D"/>
      </w:r>
      <w:r w:rsidR="00B26163" w:rsidRPr="005317A2">
        <w:rPr>
          <w:sz w:val="28"/>
        </w:rPr>
        <w:t xml:space="preserve"> Зависимость</w:t>
      </w:r>
      <w:r w:rsidR="00B26163">
        <w:rPr>
          <w:sz w:val="28"/>
        </w:rPr>
        <w:t xml:space="preserve"> </w:t>
      </w:r>
      <w:r w:rsidR="00B26163" w:rsidRPr="005317A2">
        <w:rPr>
          <w:sz w:val="28"/>
        </w:rPr>
        <w:t>потребляемого тока АКБ</w:t>
      </w:r>
      <w:r w:rsidR="00B26163">
        <w:rPr>
          <w:sz w:val="28"/>
        </w:rPr>
        <w:t xml:space="preserve"> от скорости</w:t>
      </w:r>
      <w:r w:rsidR="00B26163" w:rsidRPr="005317A2">
        <w:rPr>
          <w:sz w:val="28"/>
        </w:rPr>
        <w:t xml:space="preserve"> ПА </w:t>
      </w:r>
    </w:p>
    <w:p w14:paraId="3FDFBD51" w14:textId="77777777" w:rsidR="00965954" w:rsidRPr="005317A2" w:rsidRDefault="00965954" w:rsidP="00B26163">
      <w:pPr>
        <w:spacing w:after="160" w:line="259" w:lineRule="auto"/>
        <w:jc w:val="center"/>
        <w:rPr>
          <w:sz w:val="28"/>
        </w:rPr>
      </w:pPr>
    </w:p>
    <w:p w14:paraId="438BE6AB" w14:textId="77777777" w:rsidR="00B26163" w:rsidRDefault="00B26163" w:rsidP="00B26163">
      <w:pPr>
        <w:spacing w:after="160" w:line="259" w:lineRule="auto"/>
        <w:jc w:val="both"/>
        <w:rPr>
          <w:sz w:val="28"/>
        </w:rPr>
      </w:pPr>
      <w:r w:rsidRPr="00F01E3E">
        <w:rPr>
          <w:sz w:val="28"/>
        </w:rPr>
        <w:t>Время автономной работы</w:t>
      </w:r>
      <w:r>
        <w:rPr>
          <w:sz w:val="28"/>
        </w:rPr>
        <w:t xml:space="preserve"> может быть рассчитано следующим образом</w:t>
      </w:r>
      <w:r w:rsidRPr="00F01E3E">
        <w:rPr>
          <w:sz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25"/>
        <w:gridCol w:w="2120"/>
      </w:tblGrid>
      <w:tr w:rsidR="00B26163" w14:paraId="06DF4B94" w14:textId="77777777" w:rsidTr="007C29FB">
        <w:tc>
          <w:tcPr>
            <w:tcW w:w="7225" w:type="dxa"/>
            <w:vAlign w:val="center"/>
          </w:tcPr>
          <w:p w14:paraId="691D112D" w14:textId="578EE006" w:rsidR="00B26163" w:rsidRDefault="00C1108A" w:rsidP="007C29FB">
            <w:pPr>
              <w:spacing w:after="160" w:line="259" w:lineRule="auto"/>
              <w:rPr>
                <w:sz w:val="28"/>
              </w:rPr>
            </w:pPr>
            <w:r w:rsidRPr="00F01E3E">
              <w:rPr>
                <w:position w:val="-34"/>
              </w:rPr>
              <w:object w:dxaOrig="3879" w:dyaOrig="720" w14:anchorId="6CFE4B2C">
                <v:shape id="_x0000_i1092" type="#_x0000_t75" style="width:265.75pt;height:49.75pt" o:ole="">
                  <v:imagedata r:id="rId134" o:title=""/>
                </v:shape>
                <o:OLEObject Type="Embed" ProgID="Equation.DSMT4" ShapeID="_x0000_i1092" DrawAspect="Content" ObjectID="_1670349440" r:id="rId135"/>
              </w:object>
            </w:r>
            <w:ins w:id="587" w:author="Eugene" w:date="2019-05-21T19:54:00Z">
              <w:r w:rsidR="000C36C4" w:rsidRPr="006A0707">
                <w:rPr>
                  <w:sz w:val="28"/>
                </w:rPr>
                <w:t xml:space="preserve"> </w:t>
              </w:r>
              <w:r w:rsidR="000C36C4">
                <w:rPr>
                  <w:sz w:val="28"/>
                </w:rPr>
                <w:t xml:space="preserve">, </w:t>
              </w:r>
              <w:r w:rsidR="000C36C4" w:rsidRPr="006A0707">
                <w:rPr>
                  <w:sz w:val="28"/>
                </w:rPr>
                <w:t>где</w:t>
              </w:r>
            </w:ins>
          </w:p>
        </w:tc>
        <w:tc>
          <w:tcPr>
            <w:tcW w:w="2120" w:type="dxa"/>
            <w:vAlign w:val="center"/>
          </w:tcPr>
          <w:p w14:paraId="1B28CA22" w14:textId="087CD3E8" w:rsidR="00B26163" w:rsidRDefault="00B26163" w:rsidP="000930CF">
            <w:pPr>
              <w:spacing w:after="160" w:line="259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r w:rsidR="000930CF">
              <w:rPr>
                <w:sz w:val="28"/>
              </w:rPr>
              <w:t>11</w:t>
            </w:r>
            <w:r>
              <w:rPr>
                <w:sz w:val="28"/>
              </w:rPr>
              <w:t>)</w:t>
            </w:r>
          </w:p>
        </w:tc>
      </w:tr>
      <w:tr w:rsidR="00277F99" w14:paraId="0713879C" w14:textId="77777777" w:rsidTr="007C29FB">
        <w:trPr>
          <w:ins w:id="588" w:author="Eugene" w:date="2019-05-21T19:52:00Z"/>
        </w:trPr>
        <w:tc>
          <w:tcPr>
            <w:tcW w:w="7225" w:type="dxa"/>
            <w:vAlign w:val="center"/>
          </w:tcPr>
          <w:p w14:paraId="44744EF0" w14:textId="5D2F4114" w:rsidR="00277F99" w:rsidRPr="00F01E3E" w:rsidRDefault="00277F99" w:rsidP="007C29FB">
            <w:pPr>
              <w:spacing w:after="160" w:line="259" w:lineRule="auto"/>
              <w:rPr>
                <w:ins w:id="589" w:author="Eugene" w:date="2019-05-21T19:52:00Z"/>
              </w:rPr>
            </w:pPr>
          </w:p>
        </w:tc>
        <w:tc>
          <w:tcPr>
            <w:tcW w:w="2120" w:type="dxa"/>
            <w:vAlign w:val="center"/>
          </w:tcPr>
          <w:p w14:paraId="3D05156B" w14:textId="77777777" w:rsidR="00277F99" w:rsidRDefault="00277F99" w:rsidP="007C29FB">
            <w:pPr>
              <w:spacing w:after="160" w:line="259" w:lineRule="auto"/>
              <w:jc w:val="right"/>
              <w:rPr>
                <w:ins w:id="590" w:author="Eugene" w:date="2019-05-21T19:52:00Z"/>
                <w:sz w:val="28"/>
              </w:rPr>
            </w:pPr>
          </w:p>
        </w:tc>
      </w:tr>
    </w:tbl>
    <w:p w14:paraId="78E08637" w14:textId="328D5F9C" w:rsidR="00277F99" w:rsidRDefault="00277F99">
      <w:pPr>
        <w:spacing w:after="160" w:line="360" w:lineRule="auto"/>
        <w:ind w:hanging="426"/>
        <w:jc w:val="both"/>
        <w:rPr>
          <w:sz w:val="28"/>
        </w:rPr>
        <w:pPrChange w:id="591" w:author="Eugene" w:date="2019-05-21T19:55:00Z">
          <w:pPr>
            <w:spacing w:after="160" w:line="259" w:lineRule="auto"/>
            <w:ind w:hanging="426"/>
            <w:jc w:val="center"/>
          </w:pPr>
        </w:pPrChange>
      </w:pPr>
      <w:ins w:id="592" w:author="Eugene" w:date="2019-05-21T19:52:00Z">
        <w:r w:rsidRPr="00277F99">
          <w:rPr>
            <w:sz w:val="28"/>
            <w:rPrChange w:id="593" w:author="Eugene" w:date="2019-05-21T19:52:00Z">
              <w:rPr/>
            </w:rPrChange>
          </w:rPr>
          <w:tab/>
        </w:r>
      </w:ins>
      <w:ins w:id="594" w:author="Eugene" w:date="2019-05-21T19:53:00Z">
        <w:r w:rsidRPr="00E84E33">
          <w:rPr>
            <w:sz w:val="28"/>
            <w:lang w:val="en-US"/>
          </w:rPr>
          <w:t>I</w:t>
        </w:r>
        <w:r w:rsidRPr="00E84E33">
          <w:rPr>
            <w:sz w:val="28"/>
            <w:vertAlign w:val="subscript"/>
            <w:rPrChange w:id="595" w:author="Eugene" w:date="2019-05-21T19:53:00Z">
              <w:rPr>
                <w:sz w:val="28"/>
              </w:rPr>
            </w:rPrChange>
          </w:rPr>
          <w:t>РЭА</w:t>
        </w:r>
        <w:r w:rsidRPr="00E84E33">
          <w:rPr>
            <w:sz w:val="28"/>
          </w:rPr>
          <w:t>=3,47</w:t>
        </w:r>
      </w:ins>
      <w:r w:rsidR="00E84E33">
        <w:rPr>
          <w:sz w:val="28"/>
        </w:rPr>
        <w:t> </w:t>
      </w:r>
      <w:ins w:id="596" w:author="Eugene" w:date="2019-05-21T19:53:00Z">
        <w:r w:rsidRPr="00E84E33">
          <w:rPr>
            <w:sz w:val="28"/>
          </w:rPr>
          <w:t>А</w:t>
        </w:r>
      </w:ins>
      <w:ins w:id="597" w:author="Eugene" w:date="2019-05-21T19:54:00Z">
        <w:r w:rsidR="000C36C4">
          <w:rPr>
            <w:i/>
            <w:sz w:val="28"/>
          </w:rPr>
          <w:t xml:space="preserve"> –</w:t>
        </w:r>
        <w:r w:rsidR="000C36C4">
          <w:rPr>
            <w:sz w:val="28"/>
          </w:rPr>
          <w:t xml:space="preserve"> ток, потребляемый радиоэлектронной аппаратурой</w:t>
        </w:r>
      </w:ins>
      <w:ins w:id="598" w:author="Eugene" w:date="2019-05-21T19:55:00Z">
        <w:r w:rsidR="000C36C4">
          <w:rPr>
            <w:sz w:val="28"/>
          </w:rPr>
          <w:t xml:space="preserve"> (вычислитель, драйверы ВМА, видеокамеры и прочее)</w:t>
        </w:r>
      </w:ins>
      <w:ins w:id="599" w:author="Eugene" w:date="2019-05-21T19:54:00Z">
        <w:r w:rsidR="000C36C4">
          <w:rPr>
            <w:sz w:val="28"/>
          </w:rPr>
          <w:t xml:space="preserve"> вне зависимости от параметров движения АНПА</w:t>
        </w:r>
      </w:ins>
      <w:r w:rsidR="001322C9">
        <w:rPr>
          <w:sz w:val="28"/>
        </w:rPr>
        <w:t>;</w:t>
      </w:r>
    </w:p>
    <w:p w14:paraId="2E69A299" w14:textId="64FDDFED" w:rsidR="001322C9" w:rsidRPr="000C36C4" w:rsidRDefault="001322C9" w:rsidP="001322C9">
      <w:pPr>
        <w:spacing w:after="160" w:line="360" w:lineRule="auto"/>
        <w:jc w:val="both"/>
        <w:rPr>
          <w:ins w:id="600" w:author="Eugene" w:date="2019-05-21T19:52:00Z"/>
          <w:sz w:val="28"/>
          <w:rPrChange w:id="601" w:author="Eugene" w:date="2019-05-21T19:54:00Z">
            <w:rPr>
              <w:ins w:id="602" w:author="Eugene" w:date="2019-05-21T19:52:00Z"/>
            </w:rPr>
          </w:rPrChange>
        </w:rPr>
      </w:pPr>
      <w:r>
        <w:rPr>
          <w:sz w:val="28"/>
        </w:rPr>
        <w:t>С = 16,8 А∙ч – ёмкость аккумуляторной батареи.</w:t>
      </w:r>
    </w:p>
    <w:p w14:paraId="3F631C58" w14:textId="7FC238F1" w:rsidR="00B26163" w:rsidRDefault="003D73AE" w:rsidP="00B26163">
      <w:pPr>
        <w:spacing w:after="160" w:line="259" w:lineRule="auto"/>
        <w:ind w:hanging="426"/>
        <w:jc w:val="center"/>
      </w:pPr>
      <w:r>
        <w:rPr>
          <w:noProof/>
        </w:rPr>
        <w:lastRenderedPageBreak/>
        <w:pict w14:anchorId="590F7BBF">
          <v:shape id="_x0000_i1093" type="#_x0000_t75" style="width:419.3pt;height:315.55pt">
            <v:imagedata r:id="rId136" o:title="Время"/>
          </v:shape>
        </w:pict>
      </w:r>
    </w:p>
    <w:p w14:paraId="584342EB" w14:textId="271AD13F" w:rsidR="00B26163" w:rsidRPr="00576DE1" w:rsidRDefault="00EF5E61" w:rsidP="00F059EA">
      <w:pPr>
        <w:pStyle w:val="ad"/>
        <w:spacing w:line="360" w:lineRule="auto"/>
        <w:jc w:val="center"/>
        <w:rPr>
          <w:sz w:val="28"/>
        </w:rPr>
      </w:pPr>
      <w:r>
        <w:rPr>
          <w:sz w:val="28"/>
        </w:rPr>
        <w:t>Рисунок 12</w:t>
      </w:r>
      <w:r w:rsidR="00B26163">
        <w:rPr>
          <w:sz w:val="28"/>
        </w:rPr>
        <w:t xml:space="preserve"> </w:t>
      </w:r>
      <w:r w:rsidR="00B26163">
        <w:rPr>
          <w:sz w:val="28"/>
        </w:rPr>
        <w:sym w:font="Symbol" w:char="F02D"/>
      </w:r>
      <w:r w:rsidR="00B26163" w:rsidRPr="00576DE1">
        <w:rPr>
          <w:sz w:val="28"/>
        </w:rPr>
        <w:t xml:space="preserve"> Зависимость времени автономной работы</w:t>
      </w:r>
    </w:p>
    <w:p w14:paraId="276B213E" w14:textId="77777777" w:rsidR="00B26163" w:rsidRDefault="00B26163" w:rsidP="00F059EA">
      <w:pPr>
        <w:pStyle w:val="ad"/>
        <w:spacing w:line="360" w:lineRule="auto"/>
        <w:jc w:val="center"/>
        <w:rPr>
          <w:sz w:val="28"/>
        </w:rPr>
      </w:pPr>
      <w:r w:rsidRPr="00576DE1">
        <w:rPr>
          <w:sz w:val="28"/>
        </w:rPr>
        <w:t>от скорости движения ПА</w:t>
      </w:r>
    </w:p>
    <w:p w14:paraId="53E70244" w14:textId="77777777" w:rsidR="00B26163" w:rsidRPr="003B1059" w:rsidRDefault="00B26163" w:rsidP="00B26163">
      <w:pPr>
        <w:pStyle w:val="ad"/>
        <w:jc w:val="center"/>
        <w:rPr>
          <w:sz w:val="28"/>
        </w:rPr>
      </w:pPr>
    </w:p>
    <w:p w14:paraId="604ED420" w14:textId="4705BCB3" w:rsidR="00B26163" w:rsidRDefault="00B26163" w:rsidP="00B26163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Для получения практического результата необходима зависимость для дальности хода ПА. Дальность хода представляет собой произведение скорости ПА н</w:t>
      </w:r>
      <w:r w:rsidR="000930CF">
        <w:rPr>
          <w:sz w:val="28"/>
        </w:rPr>
        <w:t>а его время автономной работы (11</w:t>
      </w:r>
      <w:r>
        <w:rPr>
          <w:sz w:val="28"/>
        </w:rPr>
        <w:t>). Множитель 3,6 перед скоростью служит для перевода м/с в км/ч.</w:t>
      </w:r>
    </w:p>
    <w:p w14:paraId="0EB28646" w14:textId="77777777" w:rsidR="00B26163" w:rsidRDefault="00AD10A8" w:rsidP="00B26163">
      <w:pPr>
        <w:spacing w:after="160" w:line="259" w:lineRule="auto"/>
        <w:ind w:hanging="426"/>
        <w:jc w:val="center"/>
      </w:pPr>
      <w:r w:rsidRPr="00AD10A8">
        <w:rPr>
          <w:position w:val="-10"/>
        </w:rPr>
        <w:object w:dxaOrig="1280" w:dyaOrig="320" w14:anchorId="0AB2C5E9">
          <v:shape id="_x0000_i1094" type="#_x0000_t75" style="width:86.8pt;height:22.25pt" o:ole="">
            <v:imagedata r:id="rId137" o:title=""/>
          </v:shape>
          <o:OLEObject Type="Embed" ProgID="Equation.DSMT4" ShapeID="_x0000_i1094" DrawAspect="Content" ObjectID="_1670349441" r:id="rId138"/>
        </w:object>
      </w:r>
      <w:r w:rsidR="00B26163">
        <w:t>.</w:t>
      </w:r>
    </w:p>
    <w:p w14:paraId="71D5D47D" w14:textId="334F278E" w:rsidR="00B26163" w:rsidRDefault="003D73AE" w:rsidP="00B26163">
      <w:pPr>
        <w:spacing w:after="160" w:line="259" w:lineRule="auto"/>
        <w:ind w:hanging="284"/>
        <w:jc w:val="center"/>
      </w:pPr>
      <w:r>
        <w:rPr>
          <w:noProof/>
        </w:rPr>
        <w:lastRenderedPageBreak/>
        <w:pict w14:anchorId="7EAD37BE">
          <v:shape id="_x0000_i1095" type="#_x0000_t75" style="width:420.35pt;height:317.65pt">
            <v:imagedata r:id="rId139" o:title="Расстояние"/>
          </v:shape>
        </w:pict>
      </w:r>
    </w:p>
    <w:p w14:paraId="3345ADEE" w14:textId="35F1E1AB" w:rsidR="00B26163" w:rsidRPr="00BE36A8" w:rsidRDefault="00EF5E61" w:rsidP="000930CF">
      <w:pPr>
        <w:pStyle w:val="ad"/>
        <w:spacing w:line="360" w:lineRule="auto"/>
        <w:jc w:val="center"/>
        <w:rPr>
          <w:sz w:val="28"/>
        </w:rPr>
      </w:pPr>
      <w:r>
        <w:rPr>
          <w:sz w:val="28"/>
        </w:rPr>
        <w:t>Рисунок 13</w:t>
      </w:r>
      <w:r w:rsidR="00B26163">
        <w:rPr>
          <w:sz w:val="28"/>
        </w:rPr>
        <w:t xml:space="preserve"> </w:t>
      </w:r>
      <w:r w:rsidR="00B26163">
        <w:rPr>
          <w:sz w:val="28"/>
        </w:rPr>
        <w:sym w:font="Symbol" w:char="F02D"/>
      </w:r>
      <w:r w:rsidR="00B26163" w:rsidRPr="00BE36A8">
        <w:rPr>
          <w:sz w:val="28"/>
        </w:rPr>
        <w:t xml:space="preserve"> Зависимость дальности хода</w:t>
      </w:r>
    </w:p>
    <w:p w14:paraId="132E5A4E" w14:textId="77777777" w:rsidR="00B26163" w:rsidRPr="00BE36A8" w:rsidRDefault="00B26163" w:rsidP="000930CF">
      <w:pPr>
        <w:pStyle w:val="ad"/>
        <w:spacing w:line="360" w:lineRule="auto"/>
        <w:jc w:val="center"/>
        <w:rPr>
          <w:sz w:val="28"/>
        </w:rPr>
      </w:pPr>
      <w:r w:rsidRPr="00BE36A8">
        <w:rPr>
          <w:sz w:val="28"/>
        </w:rPr>
        <w:t>от скорости движения ПА</w:t>
      </w:r>
    </w:p>
    <w:p w14:paraId="744B29D1" w14:textId="77777777" w:rsidR="00B26163" w:rsidRPr="007A0F7B" w:rsidRDefault="00B26163" w:rsidP="00B26163">
      <w:pPr>
        <w:pStyle w:val="ad"/>
        <w:jc w:val="center"/>
        <w:rPr>
          <w:i/>
          <w:sz w:val="28"/>
        </w:rPr>
      </w:pPr>
    </w:p>
    <w:p w14:paraId="02901BB5" w14:textId="7A1A392E" w:rsidR="00B26163" w:rsidRDefault="00B26163" w:rsidP="00B26163">
      <w:pPr>
        <w:spacing w:after="160" w:line="360" w:lineRule="auto"/>
        <w:ind w:hanging="426"/>
        <w:jc w:val="both"/>
        <w:rPr>
          <w:sz w:val="28"/>
        </w:rPr>
      </w:pPr>
      <w:r>
        <w:tab/>
      </w:r>
      <w:r>
        <w:tab/>
      </w:r>
      <w:r>
        <w:rPr>
          <w:sz w:val="28"/>
        </w:rPr>
        <w:t>На</w:t>
      </w:r>
      <w:r w:rsidR="00EF5E61">
        <w:rPr>
          <w:sz w:val="28"/>
        </w:rPr>
        <w:t xml:space="preserve"> графике (см. рисунок 13</w:t>
      </w:r>
      <w:r>
        <w:rPr>
          <w:sz w:val="28"/>
        </w:rPr>
        <w:t xml:space="preserve">) имеется экстремум со значением </w:t>
      </w:r>
      <w:r w:rsidRPr="00D10385">
        <w:rPr>
          <w:i/>
          <w:sz w:val="28"/>
          <w:lang w:val="en-US"/>
        </w:rPr>
        <w:t>V</w:t>
      </w:r>
      <w:r w:rsidRPr="00D10385">
        <w:rPr>
          <w:i/>
          <w:sz w:val="28"/>
          <w:vertAlign w:val="subscript"/>
          <w:lang w:val="en-US"/>
        </w:rPr>
        <w:t>x</w:t>
      </w:r>
      <w:ins w:id="603" w:author="Eugene" w:date="2019-05-21T20:17:00Z">
        <w:r w:rsidR="00B134F0" w:rsidRPr="001010B1">
          <w:rPr>
            <w:i/>
            <w:sz w:val="28"/>
            <w:rPrChange w:id="604" w:author="Eugene" w:date="2019-05-28T21:52:00Z">
              <w:rPr>
                <w:i/>
                <w:sz w:val="28"/>
                <w:vertAlign w:val="subscript"/>
                <w:lang w:val="en-US"/>
              </w:rPr>
            </w:rPrChange>
          </w:rPr>
          <w:t>*</w:t>
        </w:r>
      </w:ins>
      <w:r>
        <w:rPr>
          <w:i/>
          <w:sz w:val="28"/>
        </w:rPr>
        <w:t> = 0,7 </w:t>
      </w:r>
      <w:r w:rsidRPr="00D10385">
        <w:rPr>
          <w:i/>
          <w:sz w:val="28"/>
        </w:rPr>
        <w:t xml:space="preserve"> м/с</w:t>
      </w:r>
      <w:ins w:id="605" w:author="Ольга Гладкова" w:date="2019-03-30T14:05:00Z">
        <w:r w:rsidR="00AD10A8">
          <w:rPr>
            <w:sz w:val="28"/>
          </w:rPr>
          <w:t xml:space="preserve">, соответствующий </w:t>
        </w:r>
      </w:ins>
      <w:r>
        <w:rPr>
          <w:sz w:val="28"/>
        </w:rPr>
        <w:t>скорост</w:t>
      </w:r>
      <w:ins w:id="606" w:author="Ольга Гладкова" w:date="2019-03-30T14:05:00Z">
        <w:r w:rsidR="00AD10A8">
          <w:rPr>
            <w:sz w:val="28"/>
          </w:rPr>
          <w:t>и</w:t>
        </w:r>
      </w:ins>
      <w:r>
        <w:rPr>
          <w:sz w:val="28"/>
        </w:rPr>
        <w:t xml:space="preserve"> экономного хода</w:t>
      </w:r>
      <w:ins w:id="607" w:author="Eugene" w:date="2019-05-21T20:12:00Z">
        <w:r w:rsidR="00030BC0">
          <w:rPr>
            <w:sz w:val="28"/>
          </w:rPr>
          <w:t xml:space="preserve"> Она и будет являться параметром линеаризации</w:t>
        </w:r>
      </w:ins>
      <w:r>
        <w:rPr>
          <w:sz w:val="28"/>
        </w:rPr>
        <w:t xml:space="preserve">. </w:t>
      </w:r>
    </w:p>
    <w:p w14:paraId="6FB9AEAC" w14:textId="77777777" w:rsidR="00C2082C" w:rsidDel="00043951" w:rsidRDefault="00C2082C" w:rsidP="007B41C7">
      <w:pPr>
        <w:rPr>
          <w:del w:id="608" w:author="Eugene" w:date="2019-05-21T20:13:00Z"/>
          <w:b/>
          <w:sz w:val="28"/>
        </w:rPr>
      </w:pPr>
    </w:p>
    <w:p w14:paraId="0AEC985D" w14:textId="77777777" w:rsidR="00EF5E61" w:rsidRDefault="00EF5E61" w:rsidP="007B41C7">
      <w:pPr>
        <w:rPr>
          <w:b/>
          <w:sz w:val="28"/>
        </w:rPr>
      </w:pPr>
    </w:p>
    <w:p w14:paraId="416EEE00" w14:textId="66204E4E" w:rsidR="008C1563" w:rsidRPr="008C1563" w:rsidRDefault="00612513" w:rsidP="008C1563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09" w:name="_Toc9974274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5079B2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="0036538F" w:rsidRPr="00ED50AC">
        <w:rPr>
          <w:rFonts w:ascii="Times New Roman" w:hAnsi="Times New Roman" w:cs="Times New Roman"/>
          <w:b/>
          <w:color w:val="000000" w:themeColor="text1"/>
          <w:sz w:val="28"/>
        </w:rPr>
        <w:t xml:space="preserve">4 </w:t>
      </w:r>
      <w:r w:rsidR="008C1563" w:rsidRPr="008C1563">
        <w:rPr>
          <w:rFonts w:ascii="Times New Roman" w:hAnsi="Times New Roman" w:cs="Times New Roman"/>
          <w:b/>
          <w:color w:val="000000" w:themeColor="text1"/>
          <w:sz w:val="28"/>
        </w:rPr>
        <w:t xml:space="preserve">Математическая модель канала </w:t>
      </w:r>
      <w:r w:rsidR="006B4DC7">
        <w:rPr>
          <w:rFonts w:ascii="Times New Roman" w:hAnsi="Times New Roman" w:cs="Times New Roman"/>
          <w:b/>
          <w:color w:val="000000" w:themeColor="text1"/>
          <w:sz w:val="28"/>
        </w:rPr>
        <w:t>марш</w:t>
      </w:r>
      <w:r w:rsidR="00224D10">
        <w:rPr>
          <w:rFonts w:ascii="Times New Roman" w:hAnsi="Times New Roman" w:cs="Times New Roman"/>
          <w:b/>
          <w:color w:val="000000" w:themeColor="text1"/>
          <w:sz w:val="28"/>
        </w:rPr>
        <w:t>евого движения</w:t>
      </w:r>
      <w:bookmarkEnd w:id="609"/>
    </w:p>
    <w:p w14:paraId="0731AB68" w14:textId="4AE251BF" w:rsidR="00ED5397" w:rsidRDefault="00ED5397" w:rsidP="004B2D3F">
      <w:pPr>
        <w:spacing w:line="360" w:lineRule="auto"/>
        <w:rPr>
          <w:sz w:val="28"/>
        </w:rPr>
      </w:pPr>
    </w:p>
    <w:p w14:paraId="17896304" w14:textId="54AEB606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достижения поставленных целей необходимо составить математическую модель</w:t>
      </w:r>
      <w:r w:rsidR="00224D10">
        <w:rPr>
          <w:sz w:val="28"/>
        </w:rPr>
        <w:t xml:space="preserve"> движения</w:t>
      </w:r>
      <w:r>
        <w:rPr>
          <w:sz w:val="28"/>
        </w:rPr>
        <w:t xml:space="preserve"> ПА</w:t>
      </w:r>
      <w:r w:rsidR="00224D10">
        <w:rPr>
          <w:sz w:val="28"/>
        </w:rPr>
        <w:t xml:space="preserve"> в горизонтальной плоскости</w:t>
      </w:r>
      <w:r>
        <w:rPr>
          <w:sz w:val="28"/>
        </w:rPr>
        <w:t xml:space="preserve">. В векторной форме уравнения движения аппарата могут быть представлены системой двух уравнений следующего вида </w:t>
      </w:r>
      <w:r w:rsidRPr="0077058F">
        <w:rPr>
          <w:sz w:val="28"/>
        </w:rPr>
        <w:t>[</w:t>
      </w:r>
      <w:r w:rsidR="002E2312">
        <w:rPr>
          <w:sz w:val="28"/>
        </w:rPr>
        <w:t>4</w:t>
      </w:r>
      <w:r w:rsidRPr="0077058F">
        <w:rPr>
          <w:sz w:val="28"/>
        </w:rPr>
        <w:t>]</w:t>
      </w:r>
      <w:r>
        <w:rPr>
          <w:sz w:val="28"/>
        </w:rPr>
        <w:t xml:space="preserve">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ED5397" w14:paraId="5B9D8836" w14:textId="77777777" w:rsidTr="007C29FB">
        <w:tc>
          <w:tcPr>
            <w:tcW w:w="535" w:type="dxa"/>
            <w:vAlign w:val="center"/>
          </w:tcPr>
          <w:p w14:paraId="0CA85DB3" w14:textId="77777777" w:rsidR="00ED5397" w:rsidRDefault="00ED5397" w:rsidP="007C29FB">
            <w:pPr>
              <w:spacing w:line="360" w:lineRule="auto"/>
              <w:jc w:val="right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71B154C0" wp14:editId="3B0D39C5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321F4AAC" w14:textId="77777777" w:rsidR="00ED5397" w:rsidRDefault="00ED5397" w:rsidP="007C29FB">
            <w:pPr>
              <w:spacing w:line="360" w:lineRule="auto"/>
              <w:rPr>
                <w:sz w:val="28"/>
              </w:rPr>
            </w:pPr>
            <w:r w:rsidRPr="00AC416A">
              <w:rPr>
                <w:position w:val="-58"/>
              </w:rPr>
              <w:object w:dxaOrig="4400" w:dyaOrig="1280" w14:anchorId="3D0F26EE">
                <v:shape id="_x0000_i1096" type="#_x0000_t75" style="width:301.75pt;height:85.75pt" o:ole="">
                  <v:imagedata r:id="rId141" o:title=""/>
                </v:shape>
                <o:OLEObject Type="Embed" ProgID="Equation.DSMT4" ShapeID="_x0000_i1096" DrawAspect="Content" ObjectID="_1670349442" r:id="rId142"/>
              </w:object>
            </w:r>
          </w:p>
        </w:tc>
        <w:tc>
          <w:tcPr>
            <w:tcW w:w="2054" w:type="dxa"/>
            <w:vAlign w:val="center"/>
          </w:tcPr>
          <w:p w14:paraId="758071E0" w14:textId="1D039AD9" w:rsidR="00ED5397" w:rsidRPr="003969F5" w:rsidRDefault="00ED5397" w:rsidP="007C29FB">
            <w:pPr>
              <w:spacing w:line="360" w:lineRule="auto"/>
              <w:jc w:val="right"/>
              <w:rPr>
                <w:lang w:val="en-US"/>
              </w:rPr>
            </w:pPr>
            <w:r w:rsidRPr="000930CF">
              <w:rPr>
                <w:sz w:val="28"/>
                <w:lang w:val="en-US"/>
              </w:rPr>
              <w:t>(</w:t>
            </w:r>
            <w:r w:rsidR="000930CF" w:rsidRPr="000930CF">
              <w:rPr>
                <w:sz w:val="28"/>
              </w:rPr>
              <w:t>12</w:t>
            </w:r>
            <w:del w:id="610" w:author="Eugene" w:date="2019-05-21T20:15:00Z">
              <w:r w:rsidRPr="000930CF" w:rsidDel="00973B1D">
                <w:rPr>
                  <w:sz w:val="28"/>
                  <w:lang w:val="en-US"/>
                </w:rPr>
                <w:delText>1</w:delText>
              </w:r>
            </w:del>
            <w:r w:rsidRPr="000930CF">
              <w:rPr>
                <w:sz w:val="28"/>
                <w:lang w:val="en-US"/>
              </w:rPr>
              <w:t>)</w:t>
            </w:r>
          </w:p>
        </w:tc>
      </w:tr>
    </w:tbl>
    <w:p w14:paraId="457F5C27" w14:textId="77777777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где </w:t>
      </w:r>
      <w:r w:rsidRPr="00F80505">
        <w:rPr>
          <w:position w:val="-10"/>
        </w:rPr>
        <w:object w:dxaOrig="800" w:dyaOrig="380" w14:anchorId="09555F1E">
          <v:shape id="_x0000_i1097" type="#_x0000_t75" style="width:55.05pt;height:24.35pt" o:ole="">
            <v:imagedata r:id="rId143" o:title=""/>
          </v:shape>
          <o:OLEObject Type="Embed" ProgID="Equation.DSMT4" ShapeID="_x0000_i1097" DrawAspect="Content" ObjectID="_1670349443" r:id="rId144"/>
        </w:object>
      </w:r>
      <w:r>
        <w:rPr>
          <w:sz w:val="28"/>
        </w:rPr>
        <w:t xml:space="preserve">векторы количества движения тела и жидкости, вовлекаемой в движение, соответственно; </w:t>
      </w:r>
      <w:r w:rsidRPr="00F80505">
        <w:rPr>
          <w:position w:val="-10"/>
        </w:rPr>
        <w:object w:dxaOrig="580" w:dyaOrig="380" w14:anchorId="2B2EAF88">
          <v:shape id="_x0000_i1098" type="#_x0000_t75" style="width:37.05pt;height:24.35pt" o:ole="">
            <v:imagedata r:id="rId145" o:title=""/>
          </v:shape>
          <o:OLEObject Type="Embed" ProgID="Equation.DSMT4" ShapeID="_x0000_i1098" DrawAspect="Content" ObjectID="_1670349444" r:id="rId146"/>
        </w:object>
      </w:r>
      <w:r>
        <w:rPr>
          <w:sz w:val="28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2848AF">
        <w:rPr>
          <w:position w:val="-6"/>
        </w:rPr>
        <w:object w:dxaOrig="240" w:dyaOrig="340" w14:anchorId="3910BFA3">
          <v:shape id="_x0000_i1099" type="#_x0000_t75" style="width:13.75pt;height:16.95pt" o:ole="">
            <v:imagedata r:id="rId147" o:title=""/>
          </v:shape>
          <o:OLEObject Type="Embed" ProgID="Equation.DSMT4" ShapeID="_x0000_i1099" DrawAspect="Content" ObjectID="_1670349445" r:id="rId148"/>
        </w:object>
      </w:r>
      <w:r>
        <w:t xml:space="preserve">- </w:t>
      </w:r>
      <w:r>
        <w:rPr>
          <w:sz w:val="28"/>
        </w:rPr>
        <w:t xml:space="preserve">вектор угловой скорости тела; </w:t>
      </w:r>
      <w:r w:rsidRPr="002848AF">
        <w:rPr>
          <w:position w:val="-6"/>
        </w:rPr>
        <w:object w:dxaOrig="240" w:dyaOrig="340" w14:anchorId="529491C7">
          <v:shape id="_x0000_i1100" type="#_x0000_t75" style="width:13.75pt;height:16.95pt" o:ole="">
            <v:imagedata r:id="rId149" o:title=""/>
          </v:shape>
          <o:OLEObject Type="Embed" ProgID="Equation.DSMT4" ShapeID="_x0000_i1100" DrawAspect="Content" ObjectID="_1670349446" r:id="rId150"/>
        </w:object>
      </w:r>
      <w:r>
        <w:rPr>
          <w:sz w:val="28"/>
        </w:rPr>
        <w:t xml:space="preserve">- вектор скорости начала связанной системы координат; </w:t>
      </w:r>
      <w:r w:rsidRPr="00692B35">
        <w:rPr>
          <w:position w:val="-10"/>
        </w:rPr>
        <w:object w:dxaOrig="560" w:dyaOrig="380" w14:anchorId="28A956A9">
          <v:shape id="_x0000_i1101" type="#_x0000_t75" style="width:37.05pt;height:24.35pt" o:ole="">
            <v:imagedata r:id="rId151" o:title=""/>
          </v:shape>
          <o:OLEObject Type="Embed" ProgID="Equation.DSMT4" ShapeID="_x0000_i1101" DrawAspect="Content" ObjectID="_1670349447" r:id="rId152"/>
        </w:object>
      </w:r>
      <w:r>
        <w:rPr>
          <w:sz w:val="28"/>
        </w:rPr>
        <w:t>- главный вектор и главный момент относительно начала координат внешних сил, действующих на аппарат.</w:t>
      </w:r>
    </w:p>
    <w:p w14:paraId="61FA6995" w14:textId="15579F12" w:rsidR="0078411E" w:rsidRDefault="00ED5397" w:rsidP="00ED5397">
      <w:pPr>
        <w:spacing w:line="360" w:lineRule="auto"/>
        <w:jc w:val="both"/>
        <w:rPr>
          <w:ins w:id="611" w:author="Eugene" w:date="2019-05-21T20:24:00Z"/>
          <w:sz w:val="28"/>
        </w:rPr>
      </w:pPr>
      <w:r>
        <w:rPr>
          <w:sz w:val="28"/>
        </w:rPr>
        <w:tab/>
        <w:t>Уравнения движения АНПА в проекциях на связанные оси координат (см. рисунок 1), с учётом того, что плоскость О</w:t>
      </w:r>
      <w:r w:rsidR="00365F6F" w:rsidRPr="00365F6F">
        <w:rPr>
          <w:sz w:val="28"/>
          <w:vertAlign w:val="subscript"/>
          <w:lang w:val="en-US"/>
        </w:rPr>
        <w:t>A</w:t>
      </w:r>
      <w:r w:rsidR="00365F6F">
        <w:rPr>
          <w:sz w:val="28"/>
        </w:rPr>
        <w:t>X</w:t>
      </w:r>
      <w:r w:rsidR="00365F6F" w:rsidRPr="00365F6F">
        <w:rPr>
          <w:sz w:val="28"/>
          <w:vertAlign w:val="subscript"/>
        </w:rPr>
        <w:t>A</w:t>
      </w:r>
      <w:r w:rsidR="00365F6F">
        <w:rPr>
          <w:sz w:val="28"/>
        </w:rPr>
        <w:t>Y</w:t>
      </w:r>
      <w:r w:rsidR="00365F6F" w:rsidRPr="00365F6F">
        <w:rPr>
          <w:sz w:val="28"/>
          <w:vertAlign w:val="subscript"/>
        </w:rPr>
        <w:t>A</w:t>
      </w:r>
      <w:r>
        <w:rPr>
          <w:sz w:val="28"/>
        </w:rPr>
        <w:t xml:space="preserve"> является плоскостью симметрии аппарата, и присоединённые массы </w:t>
      </w:r>
      <w:r w:rsidRPr="00C96E80">
        <w:rPr>
          <w:position w:val="-12"/>
          <w:sz w:val="28"/>
        </w:rPr>
        <w:object w:dxaOrig="1500" w:dyaOrig="360" w14:anchorId="036E634C">
          <v:shape id="_x0000_i1102" type="#_x0000_t75" style="width:99.55pt;height:22.25pt" o:ole="">
            <v:imagedata r:id="rId153" o:title=""/>
          </v:shape>
          <o:OLEObject Type="Embed" ProgID="Equation.DSMT4" ShapeID="_x0000_i1102" DrawAspect="Content" ObjectID="_1670349448" r:id="rId154"/>
        </w:object>
      </w:r>
      <w:r w:rsidRPr="00036CD3">
        <w:rPr>
          <w:position w:val="-12"/>
        </w:rPr>
        <w:object w:dxaOrig="1460" w:dyaOrig="360" w14:anchorId="3CE3FC2E">
          <v:shape id="_x0000_i1103" type="#_x0000_t75" style="width:101.65pt;height:22.25pt" o:ole="">
            <v:imagedata r:id="rId155" o:title=""/>
          </v:shape>
          <o:OLEObject Type="Embed" ProgID="Equation.DSMT4" ShapeID="_x0000_i1103" DrawAspect="Content" ObjectID="_1670349449" r:id="rId156"/>
        </w:object>
      </w:r>
      <w:r w:rsidRPr="00036CD3">
        <w:rPr>
          <w:sz w:val="28"/>
        </w:rPr>
        <w:t>и</w:t>
      </w:r>
      <w:r>
        <w:rPr>
          <w:sz w:val="28"/>
        </w:rPr>
        <w:t xml:space="preserve"> </w:t>
      </w:r>
      <w:r w:rsidRPr="00036CD3">
        <w:rPr>
          <w:position w:val="-12"/>
        </w:rPr>
        <w:object w:dxaOrig="340" w:dyaOrig="360" w14:anchorId="114E3293">
          <v:shape id="_x0000_i1104" type="#_x0000_t75" style="width:22.25pt;height:22.25pt" o:ole="">
            <v:imagedata r:id="rId157" o:title=""/>
          </v:shape>
          <o:OLEObject Type="Embed" ProgID="Equation.DSMT4" ShapeID="_x0000_i1104" DrawAspect="Content" ObjectID="_1670349450" r:id="rId158"/>
        </w:object>
      </w:r>
      <w:r>
        <w:rPr>
          <w:sz w:val="28"/>
        </w:rPr>
        <w:t>равны нулю, принимают вид: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12" w:author="Eugene" w:date="2019-05-21T20:26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908"/>
        <w:gridCol w:w="2447"/>
        <w:tblGridChange w:id="613">
          <w:tblGrid>
            <w:gridCol w:w="6922"/>
            <w:gridCol w:w="2423"/>
          </w:tblGrid>
        </w:tblGridChange>
      </w:tblGrid>
      <w:tr w:rsidR="0078411E" w14:paraId="70C55E90" w14:textId="77777777" w:rsidTr="00DD28DF">
        <w:trPr>
          <w:ins w:id="614" w:author="Eugene" w:date="2019-05-21T20:24:00Z"/>
        </w:trPr>
        <w:tc>
          <w:tcPr>
            <w:tcW w:w="4672" w:type="dxa"/>
            <w:vAlign w:val="center"/>
            <w:tcPrChange w:id="615" w:author="Eugene" w:date="2019-05-21T20:26:00Z">
              <w:tcPr>
                <w:tcW w:w="4672" w:type="dxa"/>
              </w:tcPr>
            </w:tcPrChange>
          </w:tcPr>
          <w:moveToRangeStart w:id="616" w:author="Eugene" w:date="2019-05-21T20:24:00Z" w:name="move9362692"/>
          <w:p w14:paraId="12063D7C" w14:textId="77777777" w:rsidR="0078411E" w:rsidRDefault="0078411E" w:rsidP="00ED5397">
            <w:pPr>
              <w:spacing w:line="360" w:lineRule="auto"/>
              <w:jc w:val="both"/>
            </w:pPr>
            <w:moveTo w:id="617" w:author="Eugene" w:date="2019-05-21T20:24:00Z">
              <w:r w:rsidRPr="00AC416A">
                <w:rPr>
                  <w:position w:val="-54"/>
                </w:rPr>
                <w:object w:dxaOrig="4920" w:dyaOrig="1460" w14:anchorId="1D5D3558">
                  <v:shape id="_x0000_i1105" type="#_x0000_t75" style="width:334.6pt;height:98.45pt" o:ole="">
                    <v:imagedata r:id="rId159" o:title=""/>
                  </v:shape>
                  <o:OLEObject Type="Embed" ProgID="Equation.DSMT4" ShapeID="_x0000_i1105" DrawAspect="Content" ObjectID="_1670349451" r:id="rId160"/>
                </w:object>
              </w:r>
            </w:moveTo>
            <w:moveToRangeEnd w:id="616"/>
          </w:p>
          <w:p w14:paraId="1AB876C4" w14:textId="352E0D07" w:rsidR="00DC665F" w:rsidRDefault="00DC665F" w:rsidP="00ED5397">
            <w:pPr>
              <w:spacing w:line="360" w:lineRule="auto"/>
              <w:jc w:val="both"/>
              <w:rPr>
                <w:ins w:id="618" w:author="Eugene" w:date="2019-05-21T20:24:00Z"/>
                <w:sz w:val="28"/>
              </w:rPr>
            </w:pPr>
          </w:p>
        </w:tc>
        <w:tc>
          <w:tcPr>
            <w:tcW w:w="4673" w:type="dxa"/>
            <w:vAlign w:val="center"/>
            <w:tcPrChange w:id="619" w:author="Eugene" w:date="2019-05-21T20:26:00Z">
              <w:tcPr>
                <w:tcW w:w="4673" w:type="dxa"/>
              </w:tcPr>
            </w:tcPrChange>
          </w:tcPr>
          <w:p w14:paraId="31B11026" w14:textId="28781956" w:rsidR="0078411E" w:rsidRDefault="0078411E">
            <w:pPr>
              <w:spacing w:line="360" w:lineRule="auto"/>
              <w:jc w:val="right"/>
              <w:rPr>
                <w:ins w:id="620" w:author="Eugene" w:date="2019-05-21T20:24:00Z"/>
                <w:sz w:val="28"/>
              </w:rPr>
              <w:pPrChange w:id="621" w:author="Eugene" w:date="2019-05-21T20:25:00Z">
                <w:pPr>
                  <w:spacing w:line="360" w:lineRule="auto"/>
                  <w:jc w:val="both"/>
                </w:pPr>
              </w:pPrChange>
            </w:pPr>
            <w:ins w:id="622" w:author="Eugene" w:date="2019-05-21T20:24:00Z">
              <w:r>
                <w:rPr>
                  <w:sz w:val="28"/>
                </w:rPr>
                <w:t>(1</w:t>
              </w:r>
            </w:ins>
            <w:r w:rsidR="00781C70">
              <w:rPr>
                <w:sz w:val="28"/>
              </w:rPr>
              <w:t>3</w:t>
            </w:r>
            <w:ins w:id="623" w:author="Eugene" w:date="2019-05-21T20:24:00Z">
              <w:r>
                <w:rPr>
                  <w:sz w:val="28"/>
                </w:rPr>
                <w:t>.1)</w:t>
              </w:r>
            </w:ins>
          </w:p>
        </w:tc>
      </w:tr>
    </w:tbl>
    <w:p w14:paraId="2DA08CDA" w14:textId="2F145449" w:rsidR="0078411E" w:rsidDel="0078411E" w:rsidRDefault="0078411E">
      <w:pPr>
        <w:tabs>
          <w:tab w:val="left" w:pos="4052"/>
        </w:tabs>
        <w:spacing w:line="360" w:lineRule="auto"/>
        <w:jc w:val="both"/>
        <w:rPr>
          <w:del w:id="624" w:author="Eugene" w:date="2019-05-21T20:24:00Z"/>
          <w:sz w:val="28"/>
        </w:rPr>
        <w:pPrChange w:id="625" w:author="Eugene" w:date="2019-05-21T20:26:00Z">
          <w:pPr>
            <w:spacing w:line="360" w:lineRule="auto"/>
            <w:jc w:val="both"/>
          </w:pPr>
        </w:pPrChange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26" w:author="Eugene" w:date="2019-05-21T20:28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461"/>
        <w:gridCol w:w="1890"/>
        <w:tblGridChange w:id="627">
          <w:tblGrid>
            <w:gridCol w:w="7455"/>
            <w:gridCol w:w="1890"/>
          </w:tblGrid>
        </w:tblGridChange>
      </w:tblGrid>
      <w:tr w:rsidR="0078411E" w14:paraId="33A2CBE6" w14:textId="77777777" w:rsidTr="00DD28DF">
        <w:trPr>
          <w:ins w:id="628" w:author="Eugene" w:date="2019-05-21T20:28:00Z"/>
        </w:trPr>
        <w:tc>
          <w:tcPr>
            <w:tcW w:w="7455" w:type="dxa"/>
            <w:vAlign w:val="center"/>
            <w:tcPrChange w:id="629" w:author="Eugene" w:date="2019-05-21T20:28:00Z">
              <w:tcPr>
                <w:tcW w:w="4672" w:type="dxa"/>
              </w:tcPr>
            </w:tcPrChange>
          </w:tcPr>
          <w:p w14:paraId="14718B73" w14:textId="77777777" w:rsidR="0078411E" w:rsidRDefault="0078411E" w:rsidP="0078411E">
            <w:pPr>
              <w:tabs>
                <w:tab w:val="left" w:pos="4052"/>
              </w:tabs>
              <w:spacing w:line="360" w:lineRule="auto"/>
              <w:jc w:val="both"/>
            </w:pPr>
            <w:ins w:id="630" w:author="Eugene" w:date="2019-05-21T20:28:00Z">
              <w:r w:rsidRPr="00AC416A">
                <w:rPr>
                  <w:position w:val="-54"/>
                </w:rPr>
                <w:object w:dxaOrig="5280" w:dyaOrig="1460" w14:anchorId="0775121F">
                  <v:shape id="_x0000_i1106" type="#_x0000_t75" style="width:362.1pt;height:96.35pt" o:ole="">
                    <v:imagedata r:id="rId161" o:title=""/>
                  </v:shape>
                  <o:OLEObject Type="Embed" ProgID="Equation.DSMT4" ShapeID="_x0000_i1106" DrawAspect="Content" ObjectID="_1670349452" r:id="rId162"/>
                </w:object>
              </w:r>
            </w:ins>
          </w:p>
          <w:p w14:paraId="7E69AE0B" w14:textId="3144E164" w:rsidR="00DC665F" w:rsidRDefault="00DC665F" w:rsidP="0078411E">
            <w:pPr>
              <w:tabs>
                <w:tab w:val="left" w:pos="4052"/>
              </w:tabs>
              <w:spacing w:line="360" w:lineRule="auto"/>
              <w:jc w:val="both"/>
              <w:rPr>
                <w:ins w:id="631" w:author="Eugene" w:date="2019-05-21T20:28:00Z"/>
              </w:rPr>
            </w:pPr>
          </w:p>
        </w:tc>
        <w:tc>
          <w:tcPr>
            <w:tcW w:w="1890" w:type="dxa"/>
            <w:vAlign w:val="center"/>
            <w:tcPrChange w:id="632" w:author="Eugene" w:date="2019-05-21T20:28:00Z">
              <w:tcPr>
                <w:tcW w:w="4673" w:type="dxa"/>
              </w:tcPr>
            </w:tcPrChange>
          </w:tcPr>
          <w:p w14:paraId="3746D694" w14:textId="5C386CCF" w:rsidR="0078411E" w:rsidRDefault="0078411E">
            <w:pPr>
              <w:tabs>
                <w:tab w:val="left" w:pos="4052"/>
              </w:tabs>
              <w:spacing w:line="360" w:lineRule="auto"/>
              <w:jc w:val="right"/>
              <w:rPr>
                <w:ins w:id="633" w:author="Eugene" w:date="2019-05-21T20:28:00Z"/>
              </w:rPr>
              <w:pPrChange w:id="634" w:author="Eugene" w:date="2019-05-21T20:28:00Z">
                <w:pPr>
                  <w:tabs>
                    <w:tab w:val="left" w:pos="4052"/>
                  </w:tabs>
                  <w:spacing w:line="360" w:lineRule="auto"/>
                  <w:jc w:val="both"/>
                </w:pPr>
              </w:pPrChange>
            </w:pPr>
            <w:ins w:id="635" w:author="Eugene" w:date="2019-05-21T20:28:00Z">
              <w:r>
                <w:rPr>
                  <w:sz w:val="28"/>
                </w:rPr>
                <w:t>(1</w:t>
              </w:r>
            </w:ins>
            <w:r w:rsidR="00781C70">
              <w:rPr>
                <w:sz w:val="28"/>
              </w:rPr>
              <w:t>3</w:t>
            </w:r>
            <w:ins w:id="636" w:author="Eugene" w:date="2019-05-21T20:28:00Z">
              <w:r>
                <w:rPr>
                  <w:sz w:val="28"/>
                </w:rPr>
                <w:t>.2)</w:t>
              </w:r>
            </w:ins>
          </w:p>
        </w:tc>
      </w:tr>
    </w:tbl>
    <w:moveFromRangeStart w:id="637" w:author="Eugene" w:date="2019-05-21T20:24:00Z" w:name="move9362692"/>
    <w:p w14:paraId="750F0ECC" w14:textId="1479268B" w:rsidR="00ED5397" w:rsidDel="0078411E" w:rsidRDefault="00ED5397" w:rsidP="00ED5397">
      <w:pPr>
        <w:spacing w:line="360" w:lineRule="auto"/>
        <w:jc w:val="both"/>
        <w:rPr>
          <w:del w:id="638" w:author="Eugene" w:date="2019-05-21T20:24:00Z"/>
        </w:rPr>
      </w:pPr>
      <w:moveFrom w:id="639" w:author="Eugene" w:date="2019-05-21T20:24:00Z">
        <w:r w:rsidRPr="00AC416A" w:rsidDel="0078411E">
          <w:rPr>
            <w:position w:val="-54"/>
          </w:rPr>
          <w:object w:dxaOrig="4920" w:dyaOrig="1460" w14:anchorId="7FF6FE46">
            <v:shape id="_x0000_i1107" type="#_x0000_t75" style="width:334.6pt;height:98.45pt" o:ole="">
              <v:imagedata r:id="rId159" o:title=""/>
            </v:shape>
            <o:OLEObject Type="Embed" ProgID="Equation.DSMT4" ShapeID="_x0000_i1107" DrawAspect="Content" ObjectID="_1670349453" r:id="rId163"/>
          </w:object>
        </w:r>
      </w:moveFrom>
      <w:moveFromRangeEnd w:id="637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40" w:author="Eugene" w:date="2019-05-21T20:26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461"/>
        <w:gridCol w:w="1894"/>
        <w:tblGridChange w:id="641">
          <w:tblGrid>
            <w:gridCol w:w="7071"/>
            <w:gridCol w:w="2274"/>
          </w:tblGrid>
        </w:tblGridChange>
      </w:tblGrid>
      <w:tr w:rsidR="0078411E" w14:paraId="629A60E3" w14:textId="77777777" w:rsidTr="00DD28DF">
        <w:trPr>
          <w:ins w:id="642" w:author="Eugene" w:date="2019-05-21T20:24:00Z"/>
        </w:trPr>
        <w:tc>
          <w:tcPr>
            <w:tcW w:w="7071" w:type="dxa"/>
            <w:vAlign w:val="center"/>
            <w:tcPrChange w:id="643" w:author="Eugene" w:date="2019-05-21T20:26:00Z">
              <w:tcPr>
                <w:tcW w:w="4672" w:type="dxa"/>
              </w:tcPr>
            </w:tcPrChange>
          </w:tcPr>
          <w:p w14:paraId="6D6CEBC3" w14:textId="3A8780A9" w:rsidR="0078411E" w:rsidRDefault="00ED5397" w:rsidP="00ED5397">
            <w:pPr>
              <w:spacing w:line="360" w:lineRule="auto"/>
              <w:jc w:val="both"/>
              <w:rPr>
                <w:ins w:id="644" w:author="Eugene" w:date="2019-05-21T20:24:00Z"/>
              </w:rPr>
            </w:pPr>
            <w:del w:id="645" w:author="Eugene" w:date="2019-04-22T22:12:00Z">
              <w:r w:rsidRPr="00AC416A" w:rsidDel="0078318B">
                <w:rPr>
                  <w:position w:val="-54"/>
                </w:rPr>
                <w:object w:dxaOrig="5280" w:dyaOrig="1460" w14:anchorId="4185D192">
                  <v:shape id="_x0000_i1108" type="#_x0000_t75" style="width:362.1pt;height:98.45pt" o:ole="">
                    <v:imagedata r:id="rId161" o:title=""/>
                  </v:shape>
                  <o:OLEObject Type="Embed" ProgID="Equation.DSMT4" ShapeID="_x0000_i1108" DrawAspect="Content" ObjectID="_1670349454" r:id="rId164"/>
                </w:object>
              </w:r>
            </w:del>
            <w:moveToRangeStart w:id="646" w:author="Eugene" w:date="2019-05-21T20:24:00Z" w:name="move9362707"/>
            <w:moveTo w:id="647" w:author="Eugene" w:date="2019-05-21T20:24:00Z">
              <w:r w:rsidR="0078411E" w:rsidRPr="00AC416A">
                <w:rPr>
                  <w:position w:val="-54"/>
                </w:rPr>
                <w:object w:dxaOrig="5000" w:dyaOrig="1460" w14:anchorId="3F8A1B54">
                  <v:shape id="_x0000_i1109" type="#_x0000_t75" style="width:343.05pt;height:98.45pt" o:ole="">
                    <v:imagedata r:id="rId165" o:title=""/>
                  </v:shape>
                  <o:OLEObject Type="Embed" ProgID="Equation.DSMT4" ShapeID="_x0000_i1109" DrawAspect="Content" ObjectID="_1670349455" r:id="rId166"/>
                </w:object>
              </w:r>
            </w:moveTo>
            <w:moveToRangeEnd w:id="646"/>
          </w:p>
        </w:tc>
        <w:tc>
          <w:tcPr>
            <w:tcW w:w="2274" w:type="dxa"/>
            <w:vAlign w:val="center"/>
            <w:tcPrChange w:id="648" w:author="Eugene" w:date="2019-05-21T20:26:00Z">
              <w:tcPr>
                <w:tcW w:w="4673" w:type="dxa"/>
              </w:tcPr>
            </w:tcPrChange>
          </w:tcPr>
          <w:p w14:paraId="069D7B93" w14:textId="2448DBF7" w:rsidR="0078411E" w:rsidRDefault="0078411E">
            <w:pPr>
              <w:spacing w:line="360" w:lineRule="auto"/>
              <w:jc w:val="right"/>
              <w:rPr>
                <w:ins w:id="649" w:author="Eugene" w:date="2019-05-21T20:24:00Z"/>
              </w:rPr>
              <w:pPrChange w:id="650" w:author="Eugene" w:date="2019-05-21T20:25:00Z">
                <w:pPr>
                  <w:spacing w:line="360" w:lineRule="auto"/>
                  <w:jc w:val="both"/>
                </w:pPr>
              </w:pPrChange>
            </w:pPr>
            <w:ins w:id="651" w:author="Eugene" w:date="2019-05-21T20:24:00Z">
              <w:r>
                <w:rPr>
                  <w:sz w:val="28"/>
                </w:rPr>
                <w:t>(1</w:t>
              </w:r>
            </w:ins>
            <w:r w:rsidR="00781C70">
              <w:rPr>
                <w:sz w:val="28"/>
              </w:rPr>
              <w:t>3</w:t>
            </w:r>
            <w:ins w:id="652" w:author="Eugene" w:date="2019-05-21T20:24:00Z">
              <w:r>
                <w:rPr>
                  <w:sz w:val="28"/>
                </w:rPr>
                <w:t>.3)</w:t>
              </w:r>
            </w:ins>
          </w:p>
        </w:tc>
      </w:tr>
    </w:tbl>
    <w:p w14:paraId="5DB7AA2F" w14:textId="57308CAA" w:rsidR="00ED5397" w:rsidDel="0078411E" w:rsidRDefault="00ED5397" w:rsidP="00ED5397">
      <w:pPr>
        <w:spacing w:line="360" w:lineRule="auto"/>
        <w:jc w:val="both"/>
        <w:rPr>
          <w:del w:id="653" w:author="Eugene" w:date="2019-05-21T20:25:00Z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54" w:author="Eugene" w:date="2019-05-21T20:26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071"/>
        <w:gridCol w:w="2284"/>
        <w:tblGridChange w:id="655">
          <w:tblGrid>
            <w:gridCol w:w="7071"/>
            <w:gridCol w:w="2274"/>
          </w:tblGrid>
        </w:tblGridChange>
      </w:tblGrid>
      <w:tr w:rsidR="0078411E" w14:paraId="12E6C742" w14:textId="77777777" w:rsidTr="00DD28DF">
        <w:trPr>
          <w:ins w:id="656" w:author="Eugene" w:date="2019-05-21T20:25:00Z"/>
        </w:trPr>
        <w:tc>
          <w:tcPr>
            <w:tcW w:w="4672" w:type="dxa"/>
            <w:vAlign w:val="center"/>
            <w:tcPrChange w:id="657" w:author="Eugene" w:date="2019-05-21T20:26:00Z">
              <w:tcPr>
                <w:tcW w:w="4672" w:type="dxa"/>
              </w:tcPr>
            </w:tcPrChange>
          </w:tcPr>
          <w:moveToRangeStart w:id="658" w:author="Eugene" w:date="2019-05-21T20:25:00Z" w:name="move9362722"/>
          <w:p w14:paraId="39C806A6" w14:textId="3BA115C7" w:rsidR="0078411E" w:rsidRDefault="0078411E" w:rsidP="00ED5397">
            <w:pPr>
              <w:spacing w:line="360" w:lineRule="auto"/>
              <w:jc w:val="both"/>
              <w:rPr>
                <w:ins w:id="659" w:author="Eugene" w:date="2019-05-21T20:25:00Z"/>
              </w:rPr>
            </w:pPr>
            <w:moveTo w:id="660" w:author="Eugene" w:date="2019-05-21T20:25:00Z">
              <w:r w:rsidRPr="00033B43">
                <w:rPr>
                  <w:position w:val="-90"/>
                </w:rPr>
                <w:object w:dxaOrig="5000" w:dyaOrig="2200" w14:anchorId="073FF4DA">
                  <v:shape id="_x0000_i1110" type="#_x0000_t75" style="width:343.05pt;height:150.35pt" o:ole="">
                    <v:imagedata r:id="rId167" o:title=""/>
                  </v:shape>
                  <o:OLEObject Type="Embed" ProgID="Equation.DSMT4" ShapeID="_x0000_i1110" DrawAspect="Content" ObjectID="_1670349456" r:id="rId168"/>
                </w:object>
              </w:r>
            </w:moveTo>
            <w:moveToRangeEnd w:id="658"/>
          </w:p>
        </w:tc>
        <w:tc>
          <w:tcPr>
            <w:tcW w:w="4673" w:type="dxa"/>
            <w:vAlign w:val="center"/>
            <w:tcPrChange w:id="661" w:author="Eugene" w:date="2019-05-21T20:26:00Z">
              <w:tcPr>
                <w:tcW w:w="4673" w:type="dxa"/>
              </w:tcPr>
            </w:tcPrChange>
          </w:tcPr>
          <w:p w14:paraId="49B3D45D" w14:textId="0DD17BA6" w:rsidR="0078411E" w:rsidRDefault="0078411E">
            <w:pPr>
              <w:spacing w:line="360" w:lineRule="auto"/>
              <w:jc w:val="right"/>
              <w:rPr>
                <w:ins w:id="662" w:author="Eugene" w:date="2019-05-21T20:25:00Z"/>
              </w:rPr>
              <w:pPrChange w:id="663" w:author="Eugene" w:date="2019-05-21T20:25:00Z">
                <w:pPr>
                  <w:spacing w:line="360" w:lineRule="auto"/>
                  <w:jc w:val="both"/>
                </w:pPr>
              </w:pPrChange>
            </w:pPr>
            <w:ins w:id="664" w:author="Eugene" w:date="2019-05-21T20:25:00Z">
              <w:r w:rsidRPr="0078411E">
                <w:rPr>
                  <w:sz w:val="28"/>
                  <w:rPrChange w:id="665" w:author="Eugene" w:date="2019-05-21T20:25:00Z">
                    <w:rPr/>
                  </w:rPrChange>
                </w:rPr>
                <w:t>(</w:t>
              </w:r>
              <w:r>
                <w:rPr>
                  <w:sz w:val="28"/>
                </w:rPr>
                <w:t>1</w:t>
              </w:r>
            </w:ins>
            <w:r w:rsidR="00781C70">
              <w:rPr>
                <w:sz w:val="28"/>
              </w:rPr>
              <w:t>3</w:t>
            </w:r>
            <w:ins w:id="666" w:author="Eugene" w:date="2019-05-21T20:25:00Z">
              <w:r>
                <w:rPr>
                  <w:sz w:val="28"/>
                </w:rPr>
                <w:t>.4</w:t>
              </w:r>
              <w:r w:rsidRPr="0078411E">
                <w:rPr>
                  <w:sz w:val="28"/>
                  <w:rPrChange w:id="667" w:author="Eugene" w:date="2019-05-21T20:25:00Z">
                    <w:rPr/>
                  </w:rPrChange>
                </w:rPr>
                <w:t>)</w:t>
              </w:r>
            </w:ins>
          </w:p>
        </w:tc>
      </w:tr>
    </w:tbl>
    <w:moveFromRangeStart w:id="668" w:author="Eugene" w:date="2019-05-21T20:24:00Z" w:name="move9362707"/>
    <w:p w14:paraId="6A08B380" w14:textId="63FEC2F5" w:rsidR="00ED5397" w:rsidRDefault="00ED5397" w:rsidP="00ED5397">
      <w:pPr>
        <w:spacing w:line="360" w:lineRule="auto"/>
        <w:jc w:val="both"/>
      </w:pPr>
      <w:moveFrom w:id="669" w:author="Eugene" w:date="2019-05-21T20:24:00Z">
        <w:r w:rsidRPr="00AC416A" w:rsidDel="0078411E">
          <w:rPr>
            <w:position w:val="-54"/>
          </w:rPr>
          <w:object w:dxaOrig="5000" w:dyaOrig="1460" w14:anchorId="45C5978B">
            <v:shape id="_x0000_i1111" type="#_x0000_t75" style="width:343.05pt;height:98.45pt" o:ole="">
              <v:imagedata r:id="rId165" o:title=""/>
            </v:shape>
            <o:OLEObject Type="Embed" ProgID="Equation.DSMT4" ShapeID="_x0000_i1111" DrawAspect="Content" ObjectID="_1670349457" r:id="rId169"/>
          </w:object>
        </w:r>
      </w:moveFrom>
      <w:moveFromRangeEnd w:id="668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70" w:author="Eugene" w:date="2019-05-21T20:29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024"/>
        <w:gridCol w:w="2331"/>
        <w:tblGridChange w:id="671">
          <w:tblGrid>
            <w:gridCol w:w="7024"/>
            <w:gridCol w:w="2321"/>
          </w:tblGrid>
        </w:tblGridChange>
      </w:tblGrid>
      <w:tr w:rsidR="0078411E" w14:paraId="61BF716B" w14:textId="77777777" w:rsidTr="00DD28DF">
        <w:trPr>
          <w:ins w:id="672" w:author="Eugene" w:date="2019-05-21T20:26:00Z"/>
        </w:trPr>
        <w:tc>
          <w:tcPr>
            <w:tcW w:w="4672" w:type="dxa"/>
            <w:vAlign w:val="center"/>
            <w:tcPrChange w:id="673" w:author="Eugene" w:date="2019-05-21T20:29:00Z">
              <w:tcPr>
                <w:tcW w:w="4672" w:type="dxa"/>
              </w:tcPr>
            </w:tcPrChange>
          </w:tcPr>
          <w:moveToRangeStart w:id="674" w:author="Eugene" w:date="2019-05-21T20:26:00Z" w:name="move9362831"/>
          <w:p w14:paraId="4984EF26" w14:textId="36BD5FEC" w:rsidR="0078411E" w:rsidRDefault="0078411E" w:rsidP="00ED5397">
            <w:pPr>
              <w:spacing w:line="360" w:lineRule="auto"/>
              <w:jc w:val="both"/>
              <w:rPr>
                <w:ins w:id="675" w:author="Eugene" w:date="2019-05-21T20:26:00Z"/>
              </w:rPr>
            </w:pPr>
            <w:moveTo w:id="676" w:author="Eugene" w:date="2019-05-21T20:26:00Z">
              <w:r w:rsidRPr="00817F0C">
                <w:rPr>
                  <w:position w:val="-94"/>
                </w:rPr>
                <w:object w:dxaOrig="4980" w:dyaOrig="2240" w14:anchorId="28B4AF7F">
                  <v:shape id="_x0000_i1112" type="#_x0000_t75" style="width:339.9pt;height:151.4pt" o:ole="">
                    <v:imagedata r:id="rId170" o:title=""/>
                  </v:shape>
                  <o:OLEObject Type="Embed" ProgID="Equation.DSMT4" ShapeID="_x0000_i1112" DrawAspect="Content" ObjectID="_1670349458" r:id="rId171"/>
                </w:object>
              </w:r>
            </w:moveTo>
            <w:moveToRangeEnd w:id="674"/>
          </w:p>
        </w:tc>
        <w:tc>
          <w:tcPr>
            <w:tcW w:w="4673" w:type="dxa"/>
            <w:vAlign w:val="center"/>
            <w:tcPrChange w:id="677" w:author="Eugene" w:date="2019-05-21T20:29:00Z">
              <w:tcPr>
                <w:tcW w:w="4673" w:type="dxa"/>
              </w:tcPr>
            </w:tcPrChange>
          </w:tcPr>
          <w:p w14:paraId="0BD7680D" w14:textId="505F162D" w:rsidR="0078411E" w:rsidRDefault="0078411E">
            <w:pPr>
              <w:spacing w:line="360" w:lineRule="auto"/>
              <w:jc w:val="right"/>
              <w:rPr>
                <w:ins w:id="678" w:author="Eugene" w:date="2019-05-21T20:26:00Z"/>
              </w:rPr>
              <w:pPrChange w:id="679" w:author="Eugene" w:date="2019-05-21T20:29:00Z">
                <w:pPr>
                  <w:spacing w:line="360" w:lineRule="auto"/>
                  <w:jc w:val="both"/>
                </w:pPr>
              </w:pPrChange>
            </w:pPr>
            <w:ins w:id="680" w:author="Eugene" w:date="2019-05-21T20:27:00Z">
              <w:r w:rsidRPr="00A44266">
                <w:rPr>
                  <w:sz w:val="28"/>
                </w:rPr>
                <w:t>(</w:t>
              </w:r>
              <w:r w:rsidR="000B0BF8">
                <w:rPr>
                  <w:sz w:val="28"/>
                </w:rPr>
                <w:t>1</w:t>
              </w:r>
            </w:ins>
            <w:r w:rsidR="00781C70">
              <w:rPr>
                <w:sz w:val="28"/>
              </w:rPr>
              <w:t>3</w:t>
            </w:r>
            <w:ins w:id="681" w:author="Eugene" w:date="2019-05-21T20:27:00Z">
              <w:r w:rsidR="000B0BF8">
                <w:rPr>
                  <w:sz w:val="28"/>
                </w:rPr>
                <w:t>.5</w:t>
              </w:r>
              <w:r w:rsidRPr="00A44266">
                <w:rPr>
                  <w:sz w:val="28"/>
                </w:rPr>
                <w:t>)</w:t>
              </w:r>
            </w:ins>
          </w:p>
        </w:tc>
      </w:tr>
    </w:tbl>
    <w:moveFromRangeStart w:id="682" w:author="Eugene" w:date="2019-05-21T20:25:00Z" w:name="move9362722"/>
    <w:p w14:paraId="6ADB1AF3" w14:textId="0D9E26B7" w:rsidR="00ED5397" w:rsidRDefault="00ED5397" w:rsidP="00ED5397">
      <w:pPr>
        <w:spacing w:line="360" w:lineRule="auto"/>
        <w:jc w:val="both"/>
      </w:pPr>
      <w:moveFrom w:id="683" w:author="Eugene" w:date="2019-05-21T20:25:00Z">
        <w:r w:rsidRPr="00033B43" w:rsidDel="0078411E">
          <w:rPr>
            <w:position w:val="-90"/>
          </w:rPr>
          <w:object w:dxaOrig="5000" w:dyaOrig="2200" w14:anchorId="4853909A">
            <v:shape id="_x0000_i1113" type="#_x0000_t75" style="width:343.05pt;height:150.35pt" o:ole="">
              <v:imagedata r:id="rId167" o:title=""/>
            </v:shape>
            <o:OLEObject Type="Embed" ProgID="Equation.DSMT4" ShapeID="_x0000_i1113" DrawAspect="Content" ObjectID="_1670349459" r:id="rId172"/>
          </w:object>
        </w:r>
      </w:moveFrom>
      <w:moveFromRangeEnd w:id="68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684" w:author="Eugene" w:date="2019-05-21T20:29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130"/>
        <w:gridCol w:w="2225"/>
        <w:tblGridChange w:id="685">
          <w:tblGrid>
            <w:gridCol w:w="7166"/>
            <w:gridCol w:w="2179"/>
          </w:tblGrid>
        </w:tblGridChange>
      </w:tblGrid>
      <w:tr w:rsidR="0078411E" w14:paraId="76BEBE04" w14:textId="77777777" w:rsidTr="00DD28DF">
        <w:trPr>
          <w:ins w:id="686" w:author="Eugene" w:date="2019-05-21T20:27:00Z"/>
        </w:trPr>
        <w:tc>
          <w:tcPr>
            <w:tcW w:w="4672" w:type="dxa"/>
            <w:vAlign w:val="center"/>
            <w:tcPrChange w:id="687" w:author="Eugene" w:date="2019-05-21T20:29:00Z">
              <w:tcPr>
                <w:tcW w:w="4672" w:type="dxa"/>
              </w:tcPr>
            </w:tcPrChange>
          </w:tcPr>
          <w:moveToRangeStart w:id="688" w:author="Eugene" w:date="2019-05-21T20:27:00Z" w:name="move9362846"/>
          <w:p w14:paraId="01A5C5C8" w14:textId="5B24013A" w:rsidR="0078411E" w:rsidRDefault="0078411E" w:rsidP="00ED5397">
            <w:pPr>
              <w:spacing w:line="360" w:lineRule="auto"/>
              <w:jc w:val="both"/>
              <w:rPr>
                <w:ins w:id="689" w:author="Eugene" w:date="2019-05-21T20:27:00Z"/>
              </w:rPr>
            </w:pPr>
            <w:moveTo w:id="690" w:author="Eugene" w:date="2019-05-21T20:27:00Z">
              <w:r w:rsidRPr="00817F0C">
                <w:rPr>
                  <w:position w:val="-86"/>
                </w:rPr>
                <w:object w:dxaOrig="5080" w:dyaOrig="1840" w14:anchorId="4A708ED3">
                  <v:shape id="_x0000_i1114" type="#_x0000_t75" style="width:345.2pt;height:121.75pt" o:ole="">
                    <v:imagedata r:id="rId173" o:title=""/>
                  </v:shape>
                  <o:OLEObject Type="Embed" ProgID="Equation.DSMT4" ShapeID="_x0000_i1114" DrawAspect="Content" ObjectID="_1670349460" r:id="rId174"/>
                </w:object>
              </w:r>
            </w:moveTo>
            <w:moveToRangeEnd w:id="688"/>
          </w:p>
        </w:tc>
        <w:tc>
          <w:tcPr>
            <w:tcW w:w="4673" w:type="dxa"/>
            <w:vAlign w:val="center"/>
            <w:tcPrChange w:id="691" w:author="Eugene" w:date="2019-05-21T20:29:00Z">
              <w:tcPr>
                <w:tcW w:w="4673" w:type="dxa"/>
              </w:tcPr>
            </w:tcPrChange>
          </w:tcPr>
          <w:p w14:paraId="4FA136C3" w14:textId="10948D87" w:rsidR="0078411E" w:rsidRDefault="0078411E">
            <w:pPr>
              <w:spacing w:line="360" w:lineRule="auto"/>
              <w:jc w:val="right"/>
              <w:rPr>
                <w:ins w:id="692" w:author="Eugene" w:date="2019-05-21T20:27:00Z"/>
              </w:rPr>
              <w:pPrChange w:id="693" w:author="Eugene" w:date="2019-05-21T20:29:00Z">
                <w:pPr>
                  <w:spacing w:line="360" w:lineRule="auto"/>
                  <w:jc w:val="both"/>
                </w:pPr>
              </w:pPrChange>
            </w:pPr>
            <w:ins w:id="694" w:author="Eugene" w:date="2019-05-21T20:27:00Z">
              <w:r w:rsidRPr="00A44266">
                <w:rPr>
                  <w:sz w:val="28"/>
                </w:rPr>
                <w:t>(</w:t>
              </w:r>
              <w:r w:rsidR="000B0BF8">
                <w:rPr>
                  <w:sz w:val="28"/>
                </w:rPr>
                <w:t>1</w:t>
              </w:r>
            </w:ins>
            <w:r w:rsidR="00781C70">
              <w:rPr>
                <w:sz w:val="28"/>
              </w:rPr>
              <w:t>3</w:t>
            </w:r>
            <w:ins w:id="695" w:author="Eugene" w:date="2019-05-21T20:27:00Z">
              <w:r w:rsidR="000B0BF8">
                <w:rPr>
                  <w:sz w:val="28"/>
                </w:rPr>
                <w:t>.6</w:t>
              </w:r>
              <w:r w:rsidRPr="00A44266">
                <w:rPr>
                  <w:sz w:val="28"/>
                </w:rPr>
                <w:t>)</w:t>
              </w:r>
            </w:ins>
          </w:p>
        </w:tc>
      </w:tr>
    </w:tbl>
    <w:moveFromRangeStart w:id="696" w:author="Eugene" w:date="2019-05-21T20:26:00Z" w:name="move9362831"/>
    <w:p w14:paraId="72A5DA3B" w14:textId="158BA138" w:rsidR="00ED5397" w:rsidDel="001A09E4" w:rsidRDefault="00ED5397" w:rsidP="00ED5397">
      <w:pPr>
        <w:spacing w:line="360" w:lineRule="auto"/>
        <w:jc w:val="both"/>
        <w:rPr>
          <w:del w:id="697" w:author="Eugene" w:date="2019-05-21T20:29:00Z"/>
        </w:rPr>
      </w:pPr>
      <w:moveFrom w:id="698" w:author="Eugene" w:date="2019-05-21T20:26:00Z">
        <w:r w:rsidRPr="00817F0C" w:rsidDel="0078411E">
          <w:rPr>
            <w:position w:val="-94"/>
          </w:rPr>
          <w:object w:dxaOrig="4980" w:dyaOrig="2240" w14:anchorId="48DF4D5F">
            <v:shape id="_x0000_i1115" type="#_x0000_t75" style="width:339.9pt;height:151.4pt" o:ole="">
              <v:imagedata r:id="rId170" o:title=""/>
            </v:shape>
            <o:OLEObject Type="Embed" ProgID="Equation.DSMT4" ShapeID="_x0000_i1115" DrawAspect="Content" ObjectID="_1670349461" r:id="rId175"/>
          </w:object>
        </w:r>
      </w:moveFrom>
      <w:moveFromRangeEnd w:id="696"/>
    </w:p>
    <w:moveFromRangeStart w:id="699" w:author="Eugene" w:date="2019-05-21T20:27:00Z" w:name="move9362846"/>
    <w:p w14:paraId="5FB1F04F" w14:textId="5C01C1B1" w:rsidR="00ED5397" w:rsidRDefault="00ED5397" w:rsidP="00ED5397">
      <w:pPr>
        <w:spacing w:line="360" w:lineRule="auto"/>
        <w:jc w:val="both"/>
      </w:pPr>
      <w:moveFrom w:id="700" w:author="Eugene" w:date="2019-05-21T20:27:00Z">
        <w:r w:rsidRPr="00817F0C" w:rsidDel="0078411E">
          <w:rPr>
            <w:position w:val="-86"/>
          </w:rPr>
          <w:object w:dxaOrig="5080" w:dyaOrig="1840" w14:anchorId="39A7FECB">
            <v:shape id="_x0000_i1116" type="#_x0000_t75" style="width:345.2pt;height:121.75pt" o:ole="">
              <v:imagedata r:id="rId173" o:title=""/>
            </v:shape>
            <o:OLEObject Type="Embed" ProgID="Equation.DSMT4" ShapeID="_x0000_i1116" DrawAspect="Content" ObjectID="_1670349462" r:id="rId176"/>
          </w:object>
        </w:r>
      </w:moveFrom>
      <w:moveFromRangeEnd w:id="699"/>
    </w:p>
    <w:p w14:paraId="485CEFAC" w14:textId="4E70B3AC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где </w:t>
      </w:r>
      <w:r w:rsidRPr="00CB41FD">
        <w:rPr>
          <w:position w:val="-14"/>
        </w:rPr>
        <w:object w:dxaOrig="279" w:dyaOrig="380" w14:anchorId="7CE67DF2">
          <v:shape id="_x0000_i1117" type="#_x0000_t75" style="width:19.05pt;height:24.35pt" o:ole="">
            <v:imagedata r:id="rId177" o:title=""/>
          </v:shape>
          <o:OLEObject Type="Embed" ProgID="Equation.DSMT4" ShapeID="_x0000_i1117" DrawAspect="Content" ObjectID="_1670349463" r:id="rId178"/>
        </w:object>
      </w:r>
      <w:r>
        <w:rPr>
          <w:sz w:val="28"/>
        </w:rPr>
        <w:t xml:space="preserve">, </w:t>
      </w:r>
      <w:r w:rsidRPr="00CB41FD">
        <w:rPr>
          <w:position w:val="-10"/>
        </w:rPr>
        <w:object w:dxaOrig="920" w:dyaOrig="320" w14:anchorId="317AA2B4">
          <v:shape id="_x0000_i1118" type="#_x0000_t75" style="width:63.55pt;height:22.25pt" o:ole="">
            <v:imagedata r:id="rId179" o:title=""/>
          </v:shape>
          <o:OLEObject Type="Embed" ProgID="Equation.DSMT4" ShapeID="_x0000_i1118" DrawAspect="Content" ObjectID="_1670349464" r:id="rId180"/>
        </w:object>
      </w:r>
      <w:r w:rsidRPr="007A70FD">
        <w:rPr>
          <w:sz w:val="28"/>
        </w:rPr>
        <w:t xml:space="preserve">, </w:t>
      </w:r>
      <w:r w:rsidRPr="00CB41FD">
        <w:rPr>
          <w:position w:val="-10"/>
        </w:rPr>
        <w:object w:dxaOrig="980" w:dyaOrig="320" w14:anchorId="48C09B8C">
          <v:shape id="_x0000_i1119" type="#_x0000_t75" style="width:65.65pt;height:22.25pt" o:ole="">
            <v:imagedata r:id="rId181" o:title=""/>
          </v:shape>
          <o:OLEObject Type="Embed" ProgID="Equation.DSMT4" ShapeID="_x0000_i1119" DrawAspect="Content" ObjectID="_1670349465" r:id="rId182"/>
        </w:object>
      </w:r>
      <w:r w:rsidRPr="007A70FD">
        <w:rPr>
          <w:sz w:val="28"/>
        </w:rPr>
        <w:t xml:space="preserve">- </w:t>
      </w:r>
      <w:r>
        <w:rPr>
          <w:sz w:val="28"/>
        </w:rPr>
        <w:t xml:space="preserve">присоединённые массы аппарата </w:t>
      </w:r>
      <w:r w:rsidRPr="0053152C">
        <w:rPr>
          <w:sz w:val="28"/>
        </w:rPr>
        <w:t>[</w:t>
      </w:r>
      <w:r w:rsidR="00365F6F">
        <w:rPr>
          <w:sz w:val="28"/>
        </w:rPr>
        <w:t>5</w:t>
      </w:r>
      <w:proofErr w:type="gramStart"/>
      <w:r w:rsidR="00365F6F">
        <w:rPr>
          <w:sz w:val="28"/>
        </w:rPr>
        <w:t xml:space="preserve">, </w:t>
      </w:r>
      <w:r w:rsidRPr="0053152C">
        <w:rPr>
          <w:sz w:val="28"/>
        </w:rPr>
        <w:t>]</w:t>
      </w:r>
      <w:proofErr w:type="gramEnd"/>
      <w:r>
        <w:rPr>
          <w:sz w:val="28"/>
        </w:rPr>
        <w:t>,</w:t>
      </w:r>
    </w:p>
    <w:p w14:paraId="306385AF" w14:textId="77777777" w:rsidR="00ED5397" w:rsidRPr="00321A3B" w:rsidRDefault="00ED5397" w:rsidP="00ED5397">
      <w:pPr>
        <w:spacing w:line="360" w:lineRule="auto"/>
        <w:jc w:val="both"/>
        <w:rPr>
          <w:sz w:val="28"/>
        </w:rPr>
      </w:pPr>
      <w:r w:rsidRPr="001D105E">
        <w:rPr>
          <w:position w:val="-14"/>
        </w:rPr>
        <w:object w:dxaOrig="880" w:dyaOrig="380" w14:anchorId="201C20A1">
          <v:shape id="_x0000_i1120" type="#_x0000_t75" style="width:58.25pt;height:26.45pt" o:ole="">
            <v:imagedata r:id="rId183" o:title=""/>
          </v:shape>
          <o:OLEObject Type="Embed" ProgID="Equation.DSMT4" ShapeID="_x0000_i1120" DrawAspect="Content" ObjectID="_1670349466" r:id="rId184"/>
        </w:object>
      </w:r>
      <w:r>
        <w:rPr>
          <w:sz w:val="28"/>
        </w:rPr>
        <w:t xml:space="preserve">- проекции вектора </w:t>
      </w:r>
      <w:r w:rsidRPr="001D105E">
        <w:rPr>
          <w:position w:val="-6"/>
        </w:rPr>
        <w:object w:dxaOrig="240" w:dyaOrig="340" w14:anchorId="721C8100">
          <v:shape id="_x0000_i1121" type="#_x0000_t75" style="width:19.05pt;height:22.25pt" o:ole="">
            <v:imagedata r:id="rId185" o:title=""/>
          </v:shape>
          <o:OLEObject Type="Embed" ProgID="Equation.DSMT4" ShapeID="_x0000_i1121" DrawAspect="Content" ObjectID="_1670349467" r:id="rId186"/>
        </w:object>
      </w:r>
      <w:r>
        <w:rPr>
          <w:sz w:val="28"/>
        </w:rPr>
        <w:t xml:space="preserve">на связанные оси, </w:t>
      </w:r>
      <w:r w:rsidRPr="001D105E">
        <w:rPr>
          <w:position w:val="-14"/>
        </w:rPr>
        <w:object w:dxaOrig="980" w:dyaOrig="380" w14:anchorId="4A8DC5E6">
          <v:shape id="_x0000_i1122" type="#_x0000_t75" style="width:65.65pt;height:26.45pt" o:ole="">
            <v:imagedata r:id="rId187" o:title=""/>
          </v:shape>
          <o:OLEObject Type="Embed" ProgID="Equation.DSMT4" ShapeID="_x0000_i1122" DrawAspect="Content" ObjectID="_1670349468" r:id="rId188"/>
        </w:object>
      </w:r>
      <w:r>
        <w:rPr>
          <w:sz w:val="28"/>
        </w:rPr>
        <w:t xml:space="preserve">- проекции вектора </w:t>
      </w:r>
      <w:r w:rsidRPr="001D105E">
        <w:rPr>
          <w:position w:val="-6"/>
        </w:rPr>
        <w:object w:dxaOrig="240" w:dyaOrig="340" w14:anchorId="3BEDEDC9">
          <v:shape id="_x0000_i1123" type="#_x0000_t75" style="width:19.05pt;height:22.25pt" o:ole="">
            <v:imagedata r:id="rId189" o:title=""/>
          </v:shape>
          <o:OLEObject Type="Embed" ProgID="Equation.DSMT4" ShapeID="_x0000_i1123" DrawAspect="Content" ObjectID="_1670349469" r:id="rId190"/>
        </w:object>
      </w:r>
      <w:r>
        <w:rPr>
          <w:sz w:val="28"/>
        </w:rPr>
        <w:t xml:space="preserve">на связанные оси, </w:t>
      </w:r>
      <w:r w:rsidRPr="001D105E">
        <w:rPr>
          <w:position w:val="-14"/>
        </w:rPr>
        <w:object w:dxaOrig="1100" w:dyaOrig="380" w14:anchorId="31C7FAB5">
          <v:shape id="_x0000_i1124" type="#_x0000_t75" style="width:74.1pt;height:26.45pt" o:ole="">
            <v:imagedata r:id="rId191" o:title=""/>
          </v:shape>
          <o:OLEObject Type="Embed" ProgID="Equation.DSMT4" ShapeID="_x0000_i1124" DrawAspect="Content" ObjectID="_1670349470" r:id="rId192"/>
        </w:object>
      </w:r>
      <w:r>
        <w:rPr>
          <w:sz w:val="28"/>
        </w:rPr>
        <w:t xml:space="preserve">- осевые моменты инерции аппарата, </w:t>
      </w:r>
    </w:p>
    <w:p w14:paraId="750C4923" w14:textId="77777777" w:rsidR="00ED5397" w:rsidRPr="00DF7D65" w:rsidRDefault="00ED5397" w:rsidP="00ED5397">
      <w:pPr>
        <w:spacing w:line="360" w:lineRule="auto"/>
        <w:jc w:val="both"/>
        <w:rPr>
          <w:sz w:val="28"/>
        </w:rPr>
      </w:pPr>
      <w:r w:rsidRPr="001D105E">
        <w:rPr>
          <w:position w:val="-14"/>
        </w:rPr>
        <w:object w:dxaOrig="340" w:dyaOrig="380" w14:anchorId="5FE9BE8E">
          <v:shape id="_x0000_i1125" type="#_x0000_t75" style="width:22.25pt;height:26.45pt" o:ole="">
            <v:imagedata r:id="rId193" o:title=""/>
          </v:shape>
          <o:OLEObject Type="Embed" ProgID="Equation.DSMT4" ShapeID="_x0000_i1125" DrawAspect="Content" ObjectID="_1670349471" r:id="rId194"/>
        </w:object>
      </w:r>
      <w:r>
        <w:rPr>
          <w:sz w:val="28"/>
        </w:rPr>
        <w:t xml:space="preserve">- центробежный момент инерции аппарата, </w:t>
      </w:r>
      <w:r w:rsidRPr="00DF7D65">
        <w:rPr>
          <w:position w:val="-12"/>
        </w:rPr>
        <w:object w:dxaOrig="639" w:dyaOrig="360" w14:anchorId="25402E65">
          <v:shape id="_x0000_i1126" type="#_x0000_t75" style="width:44.45pt;height:22.25pt" o:ole="">
            <v:imagedata r:id="rId195" o:title=""/>
          </v:shape>
          <o:OLEObject Type="Embed" ProgID="Equation.DSMT4" ShapeID="_x0000_i1126" DrawAspect="Content" ObjectID="_1670349472" r:id="rId196"/>
        </w:object>
      </w:r>
      <w:r>
        <w:rPr>
          <w:sz w:val="28"/>
        </w:rPr>
        <w:t>- координаты центра тяжести аппарата.</w:t>
      </w:r>
    </w:p>
    <w:p w14:paraId="735EB740" w14:textId="77777777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дальнейшей проработки математической модели ПА примем следующие допущения: </w:t>
      </w:r>
    </w:p>
    <w:p w14:paraId="13A9160D" w14:textId="77777777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58BFB7AE" w14:textId="3EE756D0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2. Углы дифферента и крена пренебрежимо малы, скорости поворота ПА по </w:t>
      </w:r>
      <w:r w:rsidR="004B2D3F">
        <w:rPr>
          <w:sz w:val="28"/>
        </w:rPr>
        <w:t>дифференту</w:t>
      </w:r>
      <w:r>
        <w:rPr>
          <w:sz w:val="28"/>
        </w:rPr>
        <w:t xml:space="preserve"> и крену равны нулю (</w:t>
      </w:r>
      <w:r w:rsidR="00781C70" w:rsidRPr="00B448C7">
        <w:rPr>
          <w:position w:val="-12"/>
        </w:rPr>
        <w:object w:dxaOrig="1160" w:dyaOrig="360" w14:anchorId="2A40A63E">
          <v:shape id="_x0000_i1127" type="#_x0000_t75" style="width:69.9pt;height:22.25pt" o:ole="">
            <v:imagedata r:id="rId197" o:title=""/>
          </v:shape>
          <o:OLEObject Type="Embed" ProgID="Equation.DSMT4" ShapeID="_x0000_i1127" DrawAspect="Content" ObjectID="_1670349473" r:id="rId198"/>
        </w:object>
      </w:r>
      <w:r>
        <w:rPr>
          <w:sz w:val="28"/>
        </w:rPr>
        <w:t>);</w:t>
      </w:r>
    </w:p>
    <w:p w14:paraId="4DF66893" w14:textId="77777777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0116AB7E" w14:textId="77777777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Будем рассматривать движение аппарата по маршу и поворот по курсу.</w:t>
      </w:r>
    </w:p>
    <w:p w14:paraId="5DBDBD50" w14:textId="77777777" w:rsidR="00ED5397" w:rsidRDefault="00ED5397" w:rsidP="00ED5397">
      <w:pPr>
        <w:spacing w:line="360" w:lineRule="auto"/>
        <w:jc w:val="both"/>
        <w:rPr>
          <w:sz w:val="28"/>
        </w:rPr>
      </w:pPr>
      <w:r>
        <w:rPr>
          <w:sz w:val="28"/>
        </w:rPr>
        <w:t>Таким образом, приведённая выше система уравнений примет вид:</w:t>
      </w: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ED5397" w14:paraId="6ACC62F5" w14:textId="77777777" w:rsidTr="007C29FB">
        <w:trPr>
          <w:trHeight w:val="1576"/>
          <w:jc w:val="right"/>
        </w:trPr>
        <w:tc>
          <w:tcPr>
            <w:tcW w:w="704" w:type="dxa"/>
            <w:vAlign w:val="center"/>
          </w:tcPr>
          <w:p w14:paraId="53149D46" w14:textId="77777777" w:rsidR="00ED5397" w:rsidRDefault="00ED5397" w:rsidP="007C29FB">
            <w:pPr>
              <w:spacing w:line="360" w:lineRule="auto"/>
              <w:jc w:val="right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57A3E98F" wp14:editId="4643E4FF">
                  <wp:extent cx="138989" cy="1153960"/>
                  <wp:effectExtent l="0" t="0" r="0" b="0"/>
                  <wp:docPr id="29" name="Рисунок 2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58E26B5B" w14:textId="77777777" w:rsidR="00ED5397" w:rsidRDefault="00ED5397" w:rsidP="007C29FB">
            <w:pPr>
              <w:spacing w:line="360" w:lineRule="auto"/>
              <w:jc w:val="both"/>
            </w:pPr>
            <w:r w:rsidRPr="00671BF9">
              <w:rPr>
                <w:position w:val="-24"/>
              </w:rPr>
              <w:object w:dxaOrig="2799" w:dyaOrig="620" w14:anchorId="1E1F9701">
                <v:shape id="_x0000_i1128" type="#_x0000_t75" style="width:193.75pt;height:42.35pt" o:ole="">
                  <v:imagedata r:id="rId200" o:title=""/>
                </v:shape>
                <o:OLEObject Type="Embed" ProgID="Equation.DSMT4" ShapeID="_x0000_i1128" DrawAspect="Content" ObjectID="_1670349474" r:id="rId201"/>
              </w:object>
            </w:r>
          </w:p>
          <w:p w14:paraId="013D759A" w14:textId="77777777" w:rsidR="00ED5397" w:rsidRDefault="00ED5397" w:rsidP="007C29FB">
            <w:pPr>
              <w:spacing w:line="360" w:lineRule="auto"/>
              <w:jc w:val="both"/>
              <w:rPr>
                <w:sz w:val="28"/>
              </w:rPr>
            </w:pPr>
            <w:r w:rsidRPr="00671BF9">
              <w:rPr>
                <w:position w:val="-24"/>
              </w:rPr>
              <w:object w:dxaOrig="2140" w:dyaOrig="660" w14:anchorId="3CF0CF37">
                <v:shape id="_x0000_i1129" type="#_x0000_t75" style="width:146.1pt;height:44.45pt" o:ole="">
                  <v:imagedata r:id="rId202" o:title=""/>
                </v:shape>
                <o:OLEObject Type="Embed" ProgID="Equation.DSMT4" ShapeID="_x0000_i1129" DrawAspect="Content" ObjectID="_1670349475" r:id="rId203"/>
              </w:object>
            </w:r>
          </w:p>
        </w:tc>
        <w:tc>
          <w:tcPr>
            <w:tcW w:w="2632" w:type="dxa"/>
            <w:vAlign w:val="center"/>
          </w:tcPr>
          <w:p w14:paraId="2DD54BDF" w14:textId="5C4BC8D4" w:rsidR="00ED5397" w:rsidRDefault="00ED5397" w:rsidP="007C29FB">
            <w:pPr>
              <w:spacing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ins w:id="701" w:author="Eugene" w:date="2019-05-21T20:15:00Z">
              <w:r w:rsidR="00864C51">
                <w:rPr>
                  <w:sz w:val="28"/>
                </w:rPr>
                <w:t>1</w:t>
              </w:r>
            </w:ins>
            <w:r w:rsidR="00781C70">
              <w:rPr>
                <w:sz w:val="28"/>
              </w:rPr>
              <w:t>4</w:t>
            </w:r>
            <w:del w:id="702" w:author="Eugene" w:date="2019-05-21T20:15:00Z">
              <w:r w:rsidDel="00973B1D">
                <w:rPr>
                  <w:sz w:val="28"/>
                </w:rPr>
                <w:delText>2</w:delText>
              </w:r>
            </w:del>
            <w:r>
              <w:rPr>
                <w:sz w:val="28"/>
              </w:rPr>
              <w:t>)</w:t>
            </w:r>
          </w:p>
        </w:tc>
      </w:tr>
    </w:tbl>
    <w:p w14:paraId="3DFD3825" w14:textId="53B0D652" w:rsidR="00ED5397" w:rsidRPr="00EC536A" w:rsidRDefault="00ED5397" w:rsidP="00ED5397">
      <w:pPr>
        <w:spacing w:line="360" w:lineRule="auto"/>
        <w:jc w:val="both"/>
        <w:rPr>
          <w:sz w:val="28"/>
        </w:rPr>
      </w:pPr>
      <w:r>
        <w:t xml:space="preserve"> </w:t>
      </w:r>
      <w:r w:rsidRPr="00B448C7">
        <w:rPr>
          <w:sz w:val="28"/>
        </w:rPr>
        <w:t>где</w:t>
      </w:r>
      <w:r>
        <w:t xml:space="preserve"> </w:t>
      </w:r>
      <w:r w:rsidRPr="00B01B98">
        <w:rPr>
          <w:position w:val="-4"/>
        </w:rPr>
        <w:object w:dxaOrig="639" w:dyaOrig="260" w14:anchorId="7D4A4040">
          <v:shape id="_x0000_i1130" type="#_x0000_t75" style="width:37.05pt;height:14.8pt" o:ole="">
            <v:imagedata r:id="rId204" o:title=""/>
          </v:shape>
          <o:OLEObject Type="Embed" ProgID="Equation.DSMT4" ShapeID="_x0000_i1130" DrawAspect="Content" ObjectID="_1670349476" r:id="rId205"/>
        </w:object>
      </w:r>
      <w:r>
        <w:rPr>
          <w:sz w:val="28"/>
        </w:rPr>
        <w:t xml:space="preserve">, </w:t>
      </w:r>
      <w:r w:rsidRPr="00B448C7">
        <w:rPr>
          <w:i/>
          <w:sz w:val="28"/>
        </w:rPr>
        <w:t>Р</w:t>
      </w:r>
      <w:r>
        <w:rPr>
          <w:sz w:val="28"/>
        </w:rPr>
        <w:t xml:space="preserve"> – суммарная тяга ДРК ПА, </w:t>
      </w:r>
      <w:r w:rsidRPr="00B448C7">
        <w:rPr>
          <w:i/>
          <w:sz w:val="28"/>
          <w:lang w:val="en-US"/>
        </w:rPr>
        <w:t>R</w:t>
      </w:r>
      <w:r w:rsidRPr="005B5373">
        <w:rPr>
          <w:sz w:val="28"/>
        </w:rPr>
        <w:t xml:space="preserve"> – </w:t>
      </w:r>
      <w:r>
        <w:rPr>
          <w:sz w:val="28"/>
        </w:rPr>
        <w:t xml:space="preserve">сила гидродинамического сопротивления, </w:t>
      </w:r>
      <w:r w:rsidR="00781C70" w:rsidRPr="005739B1">
        <w:rPr>
          <w:position w:val="-12"/>
        </w:rPr>
        <w:object w:dxaOrig="480" w:dyaOrig="360" w14:anchorId="248FDE33">
          <v:shape id="_x0000_i1131" type="#_x0000_t75" style="width:29.65pt;height:22.25pt" o:ole="">
            <v:imagedata r:id="rId206" o:title=""/>
          </v:shape>
          <o:OLEObject Type="Embed" ProgID="Equation.DSMT4" ShapeID="_x0000_i1131" DrawAspect="Content" ObjectID="_1670349477" r:id="rId207"/>
        </w:object>
      </w:r>
      <w:r>
        <w:rPr>
          <w:sz w:val="28"/>
        </w:rPr>
        <w:t xml:space="preserve"> - возмущающая сила.</w:t>
      </w:r>
      <w:r w:rsidR="00EC536A">
        <w:rPr>
          <w:sz w:val="28"/>
        </w:rPr>
        <w:t xml:space="preserve"> </w:t>
      </w:r>
      <w:r w:rsidR="00781C70" w:rsidRPr="005739B1">
        <w:rPr>
          <w:position w:val="-12"/>
        </w:rPr>
        <w:object w:dxaOrig="480" w:dyaOrig="360" w14:anchorId="3E4C0340">
          <v:shape id="_x0000_i1132" type="#_x0000_t75" style="width:30.7pt;height:22.25pt" o:ole="">
            <v:imagedata r:id="rId206" o:title=""/>
          </v:shape>
          <o:OLEObject Type="Embed" ProgID="Equation.DSMT4" ShapeID="_x0000_i1132" DrawAspect="Content" ObjectID="_1670349478" r:id="rId208"/>
        </w:object>
      </w:r>
      <w:r w:rsidR="00EC536A">
        <w:t xml:space="preserve"> </w:t>
      </w:r>
      <w:r w:rsidR="00EC536A">
        <w:rPr>
          <w:sz w:val="28"/>
        </w:rPr>
        <w:t>не известна, поэтому её направление условно принимаем положительным.</w:t>
      </w:r>
    </w:p>
    <w:p w14:paraId="365FAB4C" w14:textId="4D3803D9" w:rsidR="00344E7D" w:rsidRPr="00EC536A" w:rsidRDefault="00344E7D" w:rsidP="00ED539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</w:t>
      </w:r>
      <w:r w:rsidR="00ED5397">
        <w:rPr>
          <w:sz w:val="28"/>
          <w:szCs w:val="28"/>
        </w:rPr>
        <w:t xml:space="preserve">тоговая математическая модель движения аппарата может быть сведена к рассмотрению первого выражения системы </w:t>
      </w:r>
      <w:ins w:id="703" w:author="Eugene" w:date="2019-05-21T20:16:00Z">
        <w:r w:rsidR="00864C51">
          <w:rPr>
            <w:sz w:val="28"/>
            <w:szCs w:val="28"/>
          </w:rPr>
          <w:t>1</w:t>
        </w:r>
      </w:ins>
      <w:ins w:id="704" w:author="Eugene" w:date="2019-05-27T20:11:00Z">
        <w:r w:rsidR="007F35EE">
          <w:rPr>
            <w:sz w:val="28"/>
            <w:szCs w:val="28"/>
          </w:rPr>
          <w:t xml:space="preserve">3 </w:t>
        </w:r>
      </w:ins>
      <w:del w:id="705" w:author="Eugene" w:date="2019-05-27T20:11:00Z">
        <w:r w:rsidR="007F029A" w:rsidDel="007F35EE">
          <w:rPr>
            <w:sz w:val="28"/>
            <w:szCs w:val="28"/>
          </w:rPr>
          <w:delText xml:space="preserve"> </w:delText>
        </w:r>
      </w:del>
      <w:r w:rsidR="007F029A" w:rsidRPr="007F029A">
        <w:rPr>
          <w:sz w:val="28"/>
          <w:szCs w:val="28"/>
        </w:rPr>
        <w:t>[</w:t>
      </w:r>
      <w:r w:rsidR="007F029A">
        <w:rPr>
          <w:sz w:val="28"/>
          <w:szCs w:val="28"/>
        </w:rPr>
        <w:t>7</w:t>
      </w:r>
      <w:r w:rsidR="007F029A" w:rsidRPr="007F029A">
        <w:rPr>
          <w:sz w:val="28"/>
          <w:szCs w:val="28"/>
        </w:rPr>
        <w:t>]</w:t>
      </w:r>
      <w:del w:id="706" w:author="Eugene" w:date="2019-05-21T20:15:00Z">
        <w:r w:rsidR="00ED5397" w:rsidDel="00973B1D">
          <w:rPr>
            <w:sz w:val="28"/>
            <w:szCs w:val="28"/>
          </w:rPr>
          <w:delText>2</w:delText>
        </w:r>
      </w:del>
      <w:r w:rsidR="00ED539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Конкретизируем полученные уравнения с учётом полученного ранее выражения </w:t>
      </w:r>
      <w:ins w:id="707" w:author="Eugene" w:date="2019-05-21T21:19:00Z">
        <w:r w:rsidR="00E018E6">
          <w:rPr>
            <w:sz w:val="28"/>
            <w:szCs w:val="28"/>
          </w:rPr>
          <w:t>(</w:t>
        </w:r>
      </w:ins>
      <w:r w:rsidR="00781C70">
        <w:rPr>
          <w:sz w:val="28"/>
          <w:szCs w:val="28"/>
        </w:rPr>
        <w:t>6</w:t>
      </w:r>
      <w:ins w:id="708" w:author="Eugene" w:date="2019-05-21T21:19:00Z">
        <w:r w:rsidR="00E018E6">
          <w:rPr>
            <w:sz w:val="28"/>
            <w:szCs w:val="28"/>
          </w:rPr>
          <w:t xml:space="preserve">) </w:t>
        </w:r>
      </w:ins>
      <w:r>
        <w:rPr>
          <w:sz w:val="28"/>
          <w:szCs w:val="28"/>
        </w:rPr>
        <w:t>для гидродинамической силы:</w:t>
      </w: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EC536A" w14:paraId="12105731" w14:textId="77777777" w:rsidTr="007C29FB">
        <w:trPr>
          <w:trHeight w:val="1576"/>
          <w:jc w:val="right"/>
        </w:trPr>
        <w:tc>
          <w:tcPr>
            <w:tcW w:w="704" w:type="dxa"/>
            <w:vAlign w:val="center"/>
          </w:tcPr>
          <w:p w14:paraId="0F3B63DF" w14:textId="77777777" w:rsidR="00EC536A" w:rsidRDefault="00EC536A" w:rsidP="007C29FB">
            <w:pPr>
              <w:spacing w:line="360" w:lineRule="auto"/>
              <w:jc w:val="right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355D37E9" wp14:editId="5436AFF9">
                  <wp:extent cx="138989" cy="1153960"/>
                  <wp:effectExtent l="0" t="0" r="0" b="0"/>
                  <wp:docPr id="1" name="Рисунок 1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74730CA5" w14:textId="77777777" w:rsidR="00EC536A" w:rsidRDefault="00FA3760" w:rsidP="007C29FB">
            <w:pPr>
              <w:spacing w:line="360" w:lineRule="auto"/>
              <w:jc w:val="both"/>
            </w:pPr>
            <w:r w:rsidRPr="00671BF9">
              <w:rPr>
                <w:position w:val="-24"/>
              </w:rPr>
              <w:object w:dxaOrig="3920" w:dyaOrig="620" w14:anchorId="39CAE7D0">
                <v:shape id="_x0000_i1133" type="#_x0000_t75" style="width:267.9pt;height:42.35pt" o:ole="">
                  <v:imagedata r:id="rId209" o:title=""/>
                </v:shape>
                <o:OLEObject Type="Embed" ProgID="Equation.DSMT4" ShapeID="_x0000_i1133" DrawAspect="Content" ObjectID="_1670349479" r:id="rId210"/>
              </w:object>
            </w:r>
          </w:p>
          <w:p w14:paraId="7CB8FD57" w14:textId="77777777" w:rsidR="00EC536A" w:rsidRDefault="00EC536A" w:rsidP="007C29FB">
            <w:pPr>
              <w:spacing w:line="360" w:lineRule="auto"/>
              <w:jc w:val="both"/>
              <w:rPr>
                <w:sz w:val="28"/>
              </w:rPr>
            </w:pPr>
            <w:r w:rsidRPr="00671BF9">
              <w:rPr>
                <w:position w:val="-24"/>
              </w:rPr>
              <w:object w:dxaOrig="2140" w:dyaOrig="660" w14:anchorId="382BF858">
                <v:shape id="_x0000_i1134" type="#_x0000_t75" style="width:146.1pt;height:44.45pt" o:ole="">
                  <v:imagedata r:id="rId202" o:title=""/>
                </v:shape>
                <o:OLEObject Type="Embed" ProgID="Equation.DSMT4" ShapeID="_x0000_i1134" DrawAspect="Content" ObjectID="_1670349480" r:id="rId211"/>
              </w:object>
            </w:r>
          </w:p>
        </w:tc>
        <w:tc>
          <w:tcPr>
            <w:tcW w:w="2632" w:type="dxa"/>
            <w:vAlign w:val="center"/>
          </w:tcPr>
          <w:p w14:paraId="5FDBE5EB" w14:textId="4853A611" w:rsidR="00EC536A" w:rsidRDefault="003975CB" w:rsidP="007C29FB">
            <w:pPr>
              <w:spacing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ins w:id="709" w:author="Eugene" w:date="2019-05-21T20:15:00Z">
              <w:r w:rsidR="00864C51">
                <w:rPr>
                  <w:sz w:val="28"/>
                </w:rPr>
                <w:t>1</w:t>
              </w:r>
            </w:ins>
            <w:r w:rsidR="00781C70">
              <w:rPr>
                <w:sz w:val="28"/>
              </w:rPr>
              <w:t>5</w:t>
            </w:r>
            <w:del w:id="710" w:author="Eugene" w:date="2019-05-21T20:15:00Z">
              <w:r w:rsidDel="00973B1D">
                <w:rPr>
                  <w:sz w:val="28"/>
                </w:rPr>
                <w:delText>3</w:delText>
              </w:r>
            </w:del>
            <w:r w:rsidR="00EC536A">
              <w:rPr>
                <w:sz w:val="28"/>
              </w:rPr>
              <w:t>)</w:t>
            </w:r>
          </w:p>
        </w:tc>
      </w:tr>
    </w:tbl>
    <w:p w14:paraId="17EDBF15" w14:textId="77777777" w:rsidR="00ED5397" w:rsidRDefault="00ED5397" w:rsidP="00E50A67">
      <w:pPr>
        <w:spacing w:line="360" w:lineRule="auto"/>
      </w:pPr>
    </w:p>
    <w:p w14:paraId="16C838A9" w14:textId="4A5D47A5" w:rsidR="007B41C7" w:rsidRPr="003975CB" w:rsidRDefault="00FA01DE">
      <w:pPr>
        <w:spacing w:line="360" w:lineRule="auto"/>
        <w:jc w:val="both"/>
        <w:rPr>
          <w:sz w:val="28"/>
        </w:rPr>
        <w:pPrChange w:id="711" w:author="Eugene" w:date="2019-05-21T20:30:00Z">
          <w:pPr>
            <w:spacing w:line="360" w:lineRule="auto"/>
          </w:pPr>
        </w:pPrChange>
      </w:pPr>
      <w:r>
        <w:rPr>
          <w:sz w:val="28"/>
        </w:rPr>
        <w:tab/>
      </w:r>
      <w:r w:rsidRPr="00FA01DE">
        <w:rPr>
          <w:sz w:val="28"/>
        </w:rPr>
        <w:t>Пре</w:t>
      </w:r>
      <w:r>
        <w:rPr>
          <w:sz w:val="28"/>
        </w:rPr>
        <w:t xml:space="preserve">дставим первое уравнение системы </w:t>
      </w:r>
      <w:ins w:id="712" w:author="Eugene" w:date="2019-05-21T20:16:00Z">
        <w:r w:rsidR="00864C51">
          <w:rPr>
            <w:sz w:val="28"/>
          </w:rPr>
          <w:t>12</w:t>
        </w:r>
      </w:ins>
      <w:del w:id="713" w:author="Eugene" w:date="2019-05-21T20:16:00Z">
        <w:r w:rsidDel="00973B1D">
          <w:rPr>
            <w:sz w:val="28"/>
          </w:rPr>
          <w:delText>3</w:delText>
        </w:r>
      </w:del>
      <w:r>
        <w:rPr>
          <w:sz w:val="28"/>
        </w:rPr>
        <w:t xml:space="preserve"> в виде </w:t>
      </w:r>
      <w:r w:rsidR="00E50A67">
        <w:rPr>
          <w:sz w:val="28"/>
        </w:rPr>
        <w:t xml:space="preserve">структурной схемы (см. рисунок </w:t>
      </w:r>
      <w:ins w:id="714" w:author="Eugene" w:date="2019-05-21T20:29:00Z">
        <w:r w:rsidR="00864C51">
          <w:rPr>
            <w:sz w:val="28"/>
          </w:rPr>
          <w:t>14</w:t>
        </w:r>
      </w:ins>
      <w:del w:id="715" w:author="Eugene" w:date="2019-05-21T20:29:00Z">
        <w:r w:rsidR="00E50A67" w:rsidDel="00864C51">
          <w:rPr>
            <w:sz w:val="28"/>
          </w:rPr>
          <w:delText>2</w:delText>
        </w:r>
      </w:del>
      <w:r>
        <w:rPr>
          <w:sz w:val="28"/>
        </w:rPr>
        <w:t>):</w:t>
      </w:r>
    </w:p>
    <w:p w14:paraId="1A326F6F" w14:textId="77777777" w:rsidR="007B41C7" w:rsidRDefault="00DC5246" w:rsidP="00DC5246">
      <w:pPr>
        <w:spacing w:after="160" w:line="259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956FF0D" wp14:editId="598361A0">
            <wp:extent cx="5926455" cy="2510155"/>
            <wp:effectExtent l="0" t="0" r="0" b="4445"/>
            <wp:docPr id="2" name="Рисунок 2" descr="D:\Университет\8 семестр\ВКРб\Курсовой Управление\Чертежи и рисунки\Экспорт из компаса\Структ схема марша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Университет\8 семестр\ВКРб\Курсовой Управление\Чертежи и рисунки\Экспорт из компаса\Структ схема марша_1.png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A61B" w14:textId="039E4729" w:rsidR="00DC5246" w:rsidRPr="001E1292" w:rsidRDefault="00DC5246">
      <w:pPr>
        <w:spacing w:line="360" w:lineRule="auto"/>
        <w:jc w:val="center"/>
        <w:rPr>
          <w:sz w:val="28"/>
        </w:rPr>
        <w:pPrChange w:id="716" w:author="Eugene" w:date="2019-05-21T20:16:00Z">
          <w:pPr>
            <w:jc w:val="center"/>
          </w:pPr>
        </w:pPrChange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BC7500">
        <w:rPr>
          <w:sz w:val="28"/>
        </w:rPr>
        <w:t>14</w:t>
      </w:r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Структурная схема </w:t>
      </w:r>
      <w:r w:rsidR="00B233BA">
        <w:rPr>
          <w:sz w:val="28"/>
        </w:rPr>
        <w:t xml:space="preserve">управления маршевой скоростью </w:t>
      </w:r>
      <w:r>
        <w:rPr>
          <w:sz w:val="28"/>
        </w:rPr>
        <w:t>с нелинейностью</w:t>
      </w:r>
      <w:ins w:id="717" w:author="Ольга Гладкова" w:date="2019-03-30T14:11:00Z">
        <w:r w:rsidR="001E1292" w:rsidRPr="007F35EE">
          <w:rPr>
            <w:sz w:val="28"/>
          </w:rPr>
          <w:t xml:space="preserve"> </w:t>
        </w:r>
        <w:r w:rsidR="001E1292">
          <w:rPr>
            <w:sz w:val="28"/>
          </w:rPr>
          <w:t>от сил гидродинамического сопротивления</w:t>
        </w:r>
      </w:ins>
    </w:p>
    <w:p w14:paraId="6D9616CC" w14:textId="77777777" w:rsidR="00812A08" w:rsidRDefault="00812A08" w:rsidP="00812A08">
      <w:pPr>
        <w:jc w:val="center"/>
        <w:rPr>
          <w:sz w:val="28"/>
        </w:rPr>
      </w:pPr>
    </w:p>
    <w:p w14:paraId="31F58AC5" w14:textId="40B4D2D7" w:rsidR="00AA7429" w:rsidRDefault="00AA7429" w:rsidP="00AA7429">
      <w:pPr>
        <w:spacing w:after="160" w:line="259" w:lineRule="auto"/>
        <w:jc w:val="right"/>
        <w:rPr>
          <w:sz w:val="28"/>
        </w:rPr>
      </w:pPr>
      <w:r>
        <w:rPr>
          <w:sz w:val="28"/>
        </w:rPr>
        <w:t xml:space="preserve">Таблица </w:t>
      </w:r>
      <w:ins w:id="718" w:author="Eugene" w:date="2019-05-21T20:18:00Z">
        <w:r w:rsidR="004F4881" w:rsidRPr="001010B1">
          <w:rPr>
            <w:sz w:val="28"/>
            <w:rPrChange w:id="719" w:author="Eugene" w:date="2019-05-28T21:52:00Z">
              <w:rPr>
                <w:sz w:val="28"/>
                <w:lang w:val="en-US"/>
              </w:rPr>
            </w:rPrChange>
          </w:rPr>
          <w:t>2</w:t>
        </w:r>
      </w:ins>
      <w:del w:id="720" w:author="Eugene" w:date="2019-05-21T20:18:00Z">
        <w:r w:rsidDel="004F4881">
          <w:rPr>
            <w:sz w:val="28"/>
          </w:rPr>
          <w:delText>1</w:delText>
        </w:r>
      </w:del>
    </w:p>
    <w:p w14:paraId="33D96861" w14:textId="77777777" w:rsidR="00AA7429" w:rsidRPr="00AA7429" w:rsidRDefault="00AA7429" w:rsidP="00AA7429">
      <w:pPr>
        <w:spacing w:after="160" w:line="259" w:lineRule="auto"/>
        <w:jc w:val="center"/>
        <w:rPr>
          <w:sz w:val="28"/>
        </w:rPr>
      </w:pPr>
      <w:r>
        <w:rPr>
          <w:sz w:val="28"/>
        </w:rPr>
        <w:t xml:space="preserve">Основные характеристики АНПА «Кусто </w:t>
      </w:r>
      <w:r>
        <w:rPr>
          <w:sz w:val="28"/>
          <w:lang w:val="en-US"/>
        </w:rPr>
        <w:t>II</w:t>
      </w:r>
      <w:r>
        <w:rPr>
          <w:sz w:val="28"/>
        </w:rPr>
        <w:t>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098"/>
        <w:gridCol w:w="3504"/>
      </w:tblGrid>
      <w:tr w:rsidR="00AA7429" w14:paraId="01AD5EE9" w14:textId="77777777" w:rsidTr="00AA7429">
        <w:trPr>
          <w:jc w:val="center"/>
        </w:trPr>
        <w:tc>
          <w:tcPr>
            <w:tcW w:w="5098" w:type="dxa"/>
            <w:vAlign w:val="center"/>
          </w:tcPr>
          <w:p w14:paraId="36862FA6" w14:textId="77777777" w:rsidR="00AA7429" w:rsidRDefault="00AA7429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Параметр</w:t>
            </w:r>
          </w:p>
        </w:tc>
        <w:tc>
          <w:tcPr>
            <w:tcW w:w="3504" w:type="dxa"/>
            <w:vAlign w:val="center"/>
          </w:tcPr>
          <w:p w14:paraId="54DEC80C" w14:textId="77777777" w:rsidR="00AA7429" w:rsidRDefault="00AA7429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Величина</w:t>
            </w:r>
          </w:p>
        </w:tc>
      </w:tr>
      <w:tr w:rsidR="00AA7429" w14:paraId="7B2A8EE3" w14:textId="77777777" w:rsidTr="00AA7429">
        <w:trPr>
          <w:jc w:val="center"/>
        </w:trPr>
        <w:tc>
          <w:tcPr>
            <w:tcW w:w="5098" w:type="dxa"/>
            <w:vAlign w:val="center"/>
          </w:tcPr>
          <w:p w14:paraId="731ECF5B" w14:textId="77777777" w:rsidR="00AA7429" w:rsidRPr="00AA7429" w:rsidRDefault="00AA7429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Масса аппарата </w:t>
            </w:r>
            <w:r>
              <w:rPr>
                <w:sz w:val="28"/>
                <w:lang w:val="en-US"/>
              </w:rPr>
              <w:t xml:space="preserve">m, </w:t>
            </w:r>
            <w:r>
              <w:rPr>
                <w:sz w:val="28"/>
              </w:rPr>
              <w:t>кг</w:t>
            </w:r>
          </w:p>
        </w:tc>
        <w:tc>
          <w:tcPr>
            <w:tcW w:w="3504" w:type="dxa"/>
            <w:vAlign w:val="center"/>
          </w:tcPr>
          <w:p w14:paraId="0005D78B" w14:textId="77777777" w:rsidR="00AA7429" w:rsidRDefault="00AA7429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26,7</w:t>
            </w:r>
          </w:p>
        </w:tc>
      </w:tr>
      <w:tr w:rsidR="00AA7429" w14:paraId="1AC2A412" w14:textId="77777777" w:rsidTr="00AA7429">
        <w:trPr>
          <w:jc w:val="center"/>
        </w:trPr>
        <w:tc>
          <w:tcPr>
            <w:tcW w:w="5098" w:type="dxa"/>
            <w:vAlign w:val="center"/>
          </w:tcPr>
          <w:p w14:paraId="2AB89ECB" w14:textId="5114B6FB" w:rsidR="00AA7429" w:rsidRPr="00AA7429" w:rsidRDefault="00AA7429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Момент инерции относительно вертикальной оси </w:t>
            </w:r>
            <w:r>
              <w:rPr>
                <w:sz w:val="28"/>
                <w:lang w:val="en-US"/>
              </w:rPr>
              <w:t>J</w:t>
            </w:r>
            <w:r w:rsidRPr="00AA7429">
              <w:rPr>
                <w:sz w:val="28"/>
                <w:vertAlign w:val="subscript"/>
                <w:lang w:val="en-US"/>
              </w:rPr>
              <w:t>y</w:t>
            </w:r>
            <w:r w:rsidRPr="00AA7429">
              <w:rPr>
                <w:sz w:val="28"/>
              </w:rPr>
              <w:t xml:space="preserve">, </w:t>
            </w:r>
            <w:r w:rsidR="00141C96">
              <w:rPr>
                <w:sz w:val="28"/>
              </w:rPr>
              <w:t>кг∙</w:t>
            </w:r>
            <w:r>
              <w:rPr>
                <w:sz w:val="28"/>
              </w:rPr>
              <w:t>м</w:t>
            </w:r>
            <w:r w:rsidRPr="00AA7429">
              <w:rPr>
                <w:sz w:val="28"/>
                <w:vertAlign w:val="superscript"/>
              </w:rPr>
              <w:t>2</w:t>
            </w:r>
          </w:p>
        </w:tc>
        <w:tc>
          <w:tcPr>
            <w:tcW w:w="3504" w:type="dxa"/>
            <w:vAlign w:val="center"/>
          </w:tcPr>
          <w:p w14:paraId="07B08A9F" w14:textId="77777777" w:rsidR="00F17431" w:rsidRDefault="00AA7429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0,78</w:t>
            </w:r>
          </w:p>
        </w:tc>
      </w:tr>
      <w:tr w:rsidR="00F17431" w14:paraId="65E793CC" w14:textId="77777777" w:rsidTr="00361D39">
        <w:trPr>
          <w:trHeight w:val="1034"/>
          <w:jc w:val="center"/>
        </w:trPr>
        <w:tc>
          <w:tcPr>
            <w:tcW w:w="5098" w:type="dxa"/>
            <w:vAlign w:val="center"/>
          </w:tcPr>
          <w:p w14:paraId="381D03C2" w14:textId="0016BEF8" w:rsidR="00F17431" w:rsidRDefault="00F17431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Квадратичный коэффициент гидродинамического сопротивления</w:t>
            </w:r>
            <w:r w:rsidR="008010C2">
              <w:rPr>
                <w:sz w:val="28"/>
              </w:rPr>
              <w:t xml:space="preserve"> С</w:t>
            </w:r>
            <w:ins w:id="721" w:author="Eugene" w:date="2019-05-21T20:16:00Z">
              <w:r w:rsidR="00973B1D" w:rsidRPr="00973B1D">
                <w:rPr>
                  <w:sz w:val="28"/>
                  <w:vertAlign w:val="subscript"/>
                  <w:lang w:val="en-US"/>
                  <w:rPrChange w:id="722" w:author="Eugene" w:date="2019-05-21T20:16:00Z">
                    <w:rPr>
                      <w:sz w:val="28"/>
                      <w:lang w:val="en-US"/>
                    </w:rPr>
                  </w:rPrChange>
                </w:rPr>
                <w:t>V</w:t>
              </w:r>
            </w:ins>
            <w:r w:rsidR="008010C2" w:rsidRPr="00973B1D">
              <w:rPr>
                <w:sz w:val="28"/>
                <w:vertAlign w:val="subscript"/>
                <w:lang w:val="en-US"/>
              </w:rPr>
              <w:t>x</w:t>
            </w:r>
            <w:ins w:id="723" w:author="Eugene" w:date="2019-05-21T20:16:00Z">
              <w:r w:rsidR="00973B1D" w:rsidRPr="001010B1">
                <w:rPr>
                  <w:sz w:val="28"/>
                  <w:vertAlign w:val="subscript"/>
                  <w:rPrChange w:id="724" w:author="Eugene" w:date="2019-05-28T21:52:00Z">
                    <w:rPr>
                      <w:sz w:val="28"/>
                      <w:vertAlign w:val="subscript"/>
                      <w:lang w:val="en-US"/>
                    </w:rPr>
                  </w:rPrChange>
                </w:rPr>
                <w:t>1</w:t>
              </w:r>
            </w:ins>
            <w:r>
              <w:rPr>
                <w:sz w:val="28"/>
              </w:rPr>
              <w:t xml:space="preserve">, кг/м </w:t>
            </w:r>
          </w:p>
        </w:tc>
        <w:tc>
          <w:tcPr>
            <w:tcW w:w="3504" w:type="dxa"/>
            <w:vAlign w:val="center"/>
          </w:tcPr>
          <w:p w14:paraId="4C25EC50" w14:textId="77777777" w:rsidR="00F17431" w:rsidRDefault="00F17431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52,92</w:t>
            </w:r>
          </w:p>
        </w:tc>
      </w:tr>
      <w:tr w:rsidR="00931EA1" w14:paraId="4E70548C" w14:textId="77777777" w:rsidTr="00AA7429">
        <w:trPr>
          <w:jc w:val="center"/>
        </w:trPr>
        <w:tc>
          <w:tcPr>
            <w:tcW w:w="5098" w:type="dxa"/>
            <w:vAlign w:val="center"/>
          </w:tcPr>
          <w:p w14:paraId="001DF80B" w14:textId="77777777" w:rsidR="00931EA1" w:rsidRDefault="00931EA1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Объём вытесненной жидкости, м</w:t>
            </w:r>
            <w:r w:rsidRPr="00931EA1">
              <w:rPr>
                <w:sz w:val="28"/>
                <w:vertAlign w:val="superscript"/>
              </w:rPr>
              <w:t>3</w:t>
            </w:r>
          </w:p>
        </w:tc>
        <w:tc>
          <w:tcPr>
            <w:tcW w:w="3504" w:type="dxa"/>
            <w:vAlign w:val="center"/>
          </w:tcPr>
          <w:p w14:paraId="18C165F0" w14:textId="4A8F58E7" w:rsidR="00931EA1" w:rsidRDefault="008010C2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0,</w:t>
            </w:r>
            <w:r w:rsidR="00931EA1" w:rsidRPr="00931EA1">
              <w:rPr>
                <w:sz w:val="28"/>
              </w:rPr>
              <w:t>0132</w:t>
            </w:r>
          </w:p>
        </w:tc>
      </w:tr>
      <w:tr w:rsidR="008010C2" w14:paraId="36A5F2DB" w14:textId="77777777" w:rsidTr="00F46909">
        <w:trPr>
          <w:jc w:val="center"/>
        </w:trPr>
        <w:tc>
          <w:tcPr>
            <w:tcW w:w="8602" w:type="dxa"/>
            <w:gridSpan w:val="2"/>
            <w:vAlign w:val="center"/>
          </w:tcPr>
          <w:p w14:paraId="1253DF30" w14:textId="460E0860" w:rsidR="008010C2" w:rsidRDefault="008010C2" w:rsidP="00DC5246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Габариты</w:t>
            </w:r>
          </w:p>
        </w:tc>
      </w:tr>
      <w:tr w:rsidR="008010C2" w14:paraId="6731F710" w14:textId="77777777" w:rsidTr="00AA7429">
        <w:trPr>
          <w:jc w:val="center"/>
        </w:trPr>
        <w:tc>
          <w:tcPr>
            <w:tcW w:w="5098" w:type="dxa"/>
            <w:vAlign w:val="center"/>
          </w:tcPr>
          <w:p w14:paraId="49400F88" w14:textId="623A2313" w:rsidR="008010C2" w:rsidRPr="008010C2" w:rsidRDefault="008010C2" w:rsidP="008010C2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Длина</w:t>
            </w:r>
            <w:ins w:id="725" w:author="Eugene" w:date="2019-05-21T21:11:00Z">
              <w:r w:rsidR="00CA71AF">
                <w:rPr>
                  <w:sz w:val="28"/>
                </w:rPr>
                <w:t xml:space="preserve"> </w:t>
              </w:r>
              <w:r w:rsidR="00CA71AF">
                <w:rPr>
                  <w:sz w:val="28"/>
                  <w:lang w:val="en-US"/>
                </w:rPr>
                <w:t>L</w:t>
              </w:r>
            </w:ins>
            <w:r>
              <w:rPr>
                <w:sz w:val="28"/>
              </w:rPr>
              <w:t>, мм</w:t>
            </w:r>
          </w:p>
        </w:tc>
        <w:tc>
          <w:tcPr>
            <w:tcW w:w="3504" w:type="dxa"/>
            <w:vAlign w:val="center"/>
          </w:tcPr>
          <w:p w14:paraId="39A0C1A7" w14:textId="1A1BC9D8" w:rsidR="008010C2" w:rsidRDefault="008010C2" w:rsidP="008010C2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</w:tr>
      <w:tr w:rsidR="008010C2" w14:paraId="0FB0D918" w14:textId="77777777" w:rsidTr="00AA7429">
        <w:trPr>
          <w:jc w:val="center"/>
        </w:trPr>
        <w:tc>
          <w:tcPr>
            <w:tcW w:w="5098" w:type="dxa"/>
            <w:vAlign w:val="center"/>
          </w:tcPr>
          <w:p w14:paraId="645B5119" w14:textId="6B607667" w:rsidR="008010C2" w:rsidRDefault="008010C2" w:rsidP="008010C2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Ширина</w:t>
            </w:r>
            <w:ins w:id="726" w:author="Eugene" w:date="2019-05-21T21:11:00Z">
              <w:r w:rsidR="00CA71AF">
                <w:rPr>
                  <w:sz w:val="28"/>
                  <w:lang w:val="en-US"/>
                </w:rPr>
                <w:t xml:space="preserve"> B</w:t>
              </w:r>
            </w:ins>
            <w:r>
              <w:rPr>
                <w:sz w:val="28"/>
              </w:rPr>
              <w:t>, мм</w:t>
            </w:r>
          </w:p>
        </w:tc>
        <w:tc>
          <w:tcPr>
            <w:tcW w:w="3504" w:type="dxa"/>
            <w:vAlign w:val="center"/>
          </w:tcPr>
          <w:p w14:paraId="1E431CB4" w14:textId="371B1D3D" w:rsidR="008010C2" w:rsidRDefault="008010C2" w:rsidP="008010C2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435</w:t>
            </w:r>
          </w:p>
        </w:tc>
      </w:tr>
      <w:tr w:rsidR="008010C2" w14:paraId="616E8B65" w14:textId="77777777" w:rsidTr="00AA7429">
        <w:trPr>
          <w:jc w:val="center"/>
        </w:trPr>
        <w:tc>
          <w:tcPr>
            <w:tcW w:w="5098" w:type="dxa"/>
            <w:vAlign w:val="center"/>
          </w:tcPr>
          <w:p w14:paraId="7EEDD88A" w14:textId="568BBDBE" w:rsidR="008010C2" w:rsidRDefault="00141C96" w:rsidP="008010C2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Высота</w:t>
            </w:r>
            <w:r>
              <w:rPr>
                <w:sz w:val="28"/>
                <w:lang w:val="en-US"/>
              </w:rPr>
              <w:t xml:space="preserve"> D</w:t>
            </w:r>
            <w:r w:rsidR="008010C2">
              <w:rPr>
                <w:sz w:val="28"/>
              </w:rPr>
              <w:t>, мм</w:t>
            </w:r>
          </w:p>
        </w:tc>
        <w:tc>
          <w:tcPr>
            <w:tcW w:w="3504" w:type="dxa"/>
            <w:vAlign w:val="center"/>
          </w:tcPr>
          <w:p w14:paraId="0599340D" w14:textId="0B8171F5" w:rsidR="008010C2" w:rsidRDefault="00F46909" w:rsidP="008010C2">
            <w:pPr>
              <w:spacing w:after="160" w:line="259" w:lineRule="auto"/>
              <w:jc w:val="center"/>
              <w:rPr>
                <w:sz w:val="28"/>
              </w:rPr>
            </w:pPr>
            <w:r>
              <w:rPr>
                <w:sz w:val="28"/>
              </w:rPr>
              <w:t>275</w:t>
            </w:r>
          </w:p>
        </w:tc>
      </w:tr>
    </w:tbl>
    <w:p w14:paraId="46685515" w14:textId="77777777" w:rsidR="00E50A67" w:rsidRPr="00EC7ED3" w:rsidRDefault="00E50A67" w:rsidP="00812A08">
      <w:pPr>
        <w:rPr>
          <w:sz w:val="28"/>
        </w:rPr>
      </w:pPr>
    </w:p>
    <w:p w14:paraId="2B94EAF6" w14:textId="46DAD53C" w:rsidR="00E50A67" w:rsidRDefault="00E50A67">
      <w:pPr>
        <w:spacing w:after="160" w:line="360" w:lineRule="auto"/>
        <w:jc w:val="both"/>
        <w:rPr>
          <w:sz w:val="28"/>
        </w:rPr>
        <w:pPrChange w:id="727" w:author="Eugene" w:date="2019-05-21T20:30:00Z">
          <w:pPr>
            <w:spacing w:after="160" w:line="360" w:lineRule="auto"/>
          </w:pPr>
        </w:pPrChange>
      </w:pPr>
      <w:r>
        <w:rPr>
          <w:sz w:val="28"/>
        </w:rPr>
        <w:tab/>
        <w:t xml:space="preserve">Линеаризуем первое уравнение системы </w:t>
      </w:r>
      <w:ins w:id="728" w:author="Eugene" w:date="2019-05-21T20:19:00Z">
        <w:r w:rsidR="00864C51">
          <w:rPr>
            <w:sz w:val="28"/>
          </w:rPr>
          <w:t>1</w:t>
        </w:r>
      </w:ins>
      <w:r w:rsidR="003E5135">
        <w:rPr>
          <w:sz w:val="28"/>
        </w:rPr>
        <w:t>5</w:t>
      </w:r>
      <w:del w:id="729" w:author="Eugene" w:date="2019-05-21T20:19:00Z">
        <w:r w:rsidDel="004F4881">
          <w:rPr>
            <w:sz w:val="28"/>
          </w:rPr>
          <w:delText>3</w:delText>
        </w:r>
      </w:del>
      <w:ins w:id="730" w:author="Ольга Гладкова" w:date="2019-03-30T14:13:00Z">
        <w:r w:rsidR="001E1292">
          <w:rPr>
            <w:sz w:val="28"/>
          </w:rPr>
          <w:t xml:space="preserve"> </w:t>
        </w:r>
        <w:del w:id="731" w:author="Eugene" w:date="2019-05-21T20:19:00Z">
          <w:r w:rsidR="001E1292" w:rsidRPr="00D612B3" w:rsidDel="004F4881">
            <w:rPr>
              <w:sz w:val="28"/>
            </w:rPr>
            <w:delText>{</w:delText>
          </w:r>
        </w:del>
        <w:r w:rsidR="001E1292">
          <w:rPr>
            <w:sz w:val="28"/>
          </w:rPr>
          <w:t>разложением в</w:t>
        </w:r>
      </w:ins>
      <w:ins w:id="732" w:author="Eugene" w:date="2019-05-21T20:20:00Z">
        <w:r w:rsidR="004F4881" w:rsidRPr="004F4881">
          <w:t xml:space="preserve"> </w:t>
        </w:r>
        <w:r w:rsidR="004F4881" w:rsidRPr="004F4881">
          <w:rPr>
            <w:sz w:val="28"/>
          </w:rPr>
          <w:t>ряд Тейлора с последующим отбрасыванием слагаемых со степенью два и выше</w:t>
        </w:r>
      </w:ins>
      <w:r w:rsidR="00C97205" w:rsidRPr="00C97205">
        <w:rPr>
          <w:sz w:val="28"/>
        </w:rPr>
        <w:t xml:space="preserve"> [7]</w:t>
      </w:r>
      <w:ins w:id="733" w:author="Eugene" w:date="2019-05-21T20:19:00Z">
        <w:r w:rsidR="004F4881">
          <w:rPr>
            <w:sz w:val="28"/>
          </w:rPr>
          <w:t xml:space="preserve"> </w:t>
        </w:r>
      </w:ins>
      <w:ins w:id="734" w:author="Ольга Гладкова" w:date="2019-03-30T14:13:00Z">
        <w:del w:id="735" w:author="Eugene" w:date="2019-05-21T20:19:00Z">
          <w:r w:rsidR="001E1292" w:rsidDel="004F4881">
            <w:rPr>
              <w:sz w:val="28"/>
            </w:rPr>
            <w:delText xml:space="preserve"> …</w:delText>
          </w:r>
          <w:r w:rsidR="001E1292" w:rsidRPr="00D612B3" w:rsidDel="004F4881">
            <w:rPr>
              <w:sz w:val="28"/>
            </w:rPr>
            <w:delText>}</w:delText>
          </w:r>
        </w:del>
      </w:ins>
      <w:del w:id="736" w:author="Eugene" w:date="2019-05-21T20:19:00Z">
        <w:r w:rsidDel="004F4881">
          <w:rPr>
            <w:sz w:val="28"/>
          </w:rPr>
          <w:delText xml:space="preserve"> </w:delText>
        </w:r>
      </w:del>
      <w:r>
        <w:rPr>
          <w:sz w:val="28"/>
        </w:rPr>
        <w:t xml:space="preserve">в окрестности скорости экономного хода </w:t>
      </w:r>
      <w:r w:rsidRPr="00D10385">
        <w:rPr>
          <w:i/>
          <w:sz w:val="28"/>
          <w:lang w:val="en-US"/>
        </w:rPr>
        <w:t>V</w:t>
      </w:r>
      <w:r w:rsidRPr="00D10385">
        <w:rPr>
          <w:i/>
          <w:sz w:val="28"/>
          <w:vertAlign w:val="subscript"/>
          <w:lang w:val="en-US"/>
        </w:rPr>
        <w:t>x</w:t>
      </w:r>
      <w:ins w:id="737" w:author="Eugene" w:date="2019-05-21T20:21:00Z">
        <w:r w:rsidR="004F4881" w:rsidRPr="004F4881">
          <w:rPr>
            <w:i/>
            <w:sz w:val="28"/>
            <w:rPrChange w:id="738" w:author="Eugene" w:date="2019-05-21T20:21:00Z">
              <w:rPr>
                <w:i/>
                <w:sz w:val="28"/>
                <w:vertAlign w:val="subscript"/>
              </w:rPr>
            </w:rPrChange>
          </w:rPr>
          <w:t>*</w:t>
        </w:r>
      </w:ins>
      <w:r>
        <w:rPr>
          <w:i/>
          <w:sz w:val="28"/>
        </w:rPr>
        <w:t> = 0,7 </w:t>
      </w:r>
      <w:r w:rsidRPr="00D10385">
        <w:rPr>
          <w:i/>
          <w:sz w:val="28"/>
        </w:rPr>
        <w:t xml:space="preserve"> м/с</w:t>
      </w:r>
      <w:r>
        <w:rPr>
          <w:sz w:val="28"/>
        </w:rPr>
        <w:t xml:space="preserve">. Тогда 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9"/>
        <w:gridCol w:w="1326"/>
      </w:tblGrid>
      <w:tr w:rsidR="00E50A67" w14:paraId="70173A54" w14:textId="77777777" w:rsidTr="007C29FB">
        <w:trPr>
          <w:jc w:val="center"/>
        </w:trPr>
        <w:tc>
          <w:tcPr>
            <w:tcW w:w="4672" w:type="dxa"/>
            <w:vAlign w:val="center"/>
          </w:tcPr>
          <w:p w14:paraId="0B069B2A" w14:textId="77777777" w:rsidR="00E50A67" w:rsidRDefault="00E50A67" w:rsidP="007C29FB">
            <w:pPr>
              <w:spacing w:after="160" w:line="259" w:lineRule="auto"/>
              <w:jc w:val="center"/>
              <w:rPr>
                <w:sz w:val="28"/>
              </w:rPr>
            </w:pPr>
            <w:r w:rsidRPr="00671BF9">
              <w:rPr>
                <w:position w:val="-24"/>
              </w:rPr>
              <w:object w:dxaOrig="5740" w:dyaOrig="620" w14:anchorId="19579B1C">
                <v:shape id="_x0000_i1135" type="#_x0000_t75" style="width:390.7pt;height:42.35pt" o:ole="">
                  <v:imagedata r:id="rId213" o:title=""/>
                </v:shape>
                <o:OLEObject Type="Embed" ProgID="Equation.DSMT4" ShapeID="_x0000_i1135" DrawAspect="Content" ObjectID="_1670349481" r:id="rId214"/>
              </w:object>
            </w:r>
          </w:p>
        </w:tc>
        <w:tc>
          <w:tcPr>
            <w:tcW w:w="4673" w:type="dxa"/>
            <w:vAlign w:val="center"/>
          </w:tcPr>
          <w:p w14:paraId="177B4BCA" w14:textId="3FF5291C" w:rsidR="00E50A67" w:rsidRDefault="00E50A67">
            <w:pPr>
              <w:spacing w:after="160" w:line="259" w:lineRule="auto"/>
              <w:jc w:val="right"/>
              <w:rPr>
                <w:sz w:val="28"/>
              </w:rPr>
              <w:pPrChange w:id="739" w:author="Eugene" w:date="2019-05-21T20:21:00Z">
                <w:pPr>
                  <w:spacing w:after="160" w:line="259" w:lineRule="auto"/>
                  <w:jc w:val="center"/>
                </w:pPr>
              </w:pPrChange>
            </w:pPr>
            <w:r>
              <w:rPr>
                <w:sz w:val="28"/>
              </w:rPr>
              <w:t>(</w:t>
            </w:r>
            <w:ins w:id="740" w:author="Eugene" w:date="2019-05-21T20:21:00Z">
              <w:r w:rsidR="00864C51">
                <w:rPr>
                  <w:sz w:val="28"/>
                </w:rPr>
                <w:t>1</w:t>
              </w:r>
            </w:ins>
            <w:r w:rsidR="003E5135">
              <w:rPr>
                <w:sz w:val="28"/>
              </w:rPr>
              <w:t>6</w:t>
            </w:r>
            <w:del w:id="741" w:author="Eugene" w:date="2019-05-21T20:21:00Z">
              <w:r w:rsidDel="00742508">
                <w:rPr>
                  <w:sz w:val="28"/>
                </w:rPr>
                <w:delText>4</w:delText>
              </w:r>
            </w:del>
            <w:r>
              <w:rPr>
                <w:sz w:val="28"/>
              </w:rPr>
              <w:t>)</w:t>
            </w:r>
          </w:p>
        </w:tc>
      </w:tr>
    </w:tbl>
    <w:p w14:paraId="71726975" w14:textId="77777777" w:rsidR="000A2508" w:rsidRDefault="000A2508" w:rsidP="000A2508">
      <w:pPr>
        <w:spacing w:after="160" w:line="259" w:lineRule="auto"/>
        <w:jc w:val="center"/>
        <w:rPr>
          <w:sz w:val="28"/>
        </w:rPr>
      </w:pPr>
    </w:p>
    <w:p w14:paraId="4D449A60" w14:textId="77777777" w:rsidR="003474DD" w:rsidRDefault="003474DD" w:rsidP="003474DD">
      <w:pPr>
        <w:spacing w:after="160" w:line="259" w:lineRule="auto"/>
        <w:rPr>
          <w:sz w:val="28"/>
        </w:rPr>
      </w:pPr>
      <w:r>
        <w:rPr>
          <w:sz w:val="28"/>
        </w:rPr>
        <w:tab/>
        <w:t>Получим передаточную функцию канала маршевой скорости.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2"/>
        <w:gridCol w:w="823"/>
      </w:tblGrid>
      <w:tr w:rsidR="000C4F39" w14:paraId="43C69DB6" w14:textId="77777777" w:rsidTr="000C4F39">
        <w:tc>
          <w:tcPr>
            <w:tcW w:w="8789" w:type="dxa"/>
            <w:vAlign w:val="center"/>
          </w:tcPr>
          <w:p w14:paraId="5BE32BDE" w14:textId="0F0C135B" w:rsidR="000C4F39" w:rsidRDefault="00BD45EA" w:rsidP="003474DD">
            <w:pPr>
              <w:spacing w:after="160" w:line="259" w:lineRule="auto"/>
              <w:rPr>
                <w:sz w:val="28"/>
              </w:rPr>
            </w:pPr>
            <w:r w:rsidRPr="00DC1E6C">
              <w:rPr>
                <w:position w:val="-60"/>
              </w:rPr>
              <w:object w:dxaOrig="3980" w:dyaOrig="1320" w14:anchorId="4B8BC2AD">
                <v:shape id="_x0000_i1136" type="#_x0000_t75" style="width:272.1pt;height:92.1pt" o:ole="">
                  <v:imagedata r:id="rId215" o:title=""/>
                </v:shape>
                <o:OLEObject Type="Embed" ProgID="Equation.DSMT4" ShapeID="_x0000_i1136" DrawAspect="Content" ObjectID="_1670349482" r:id="rId216"/>
              </w:object>
            </w:r>
          </w:p>
        </w:tc>
        <w:tc>
          <w:tcPr>
            <w:tcW w:w="566" w:type="dxa"/>
            <w:vAlign w:val="center"/>
          </w:tcPr>
          <w:p w14:paraId="3516B911" w14:textId="43CC08A7" w:rsidR="000C4F39" w:rsidRDefault="000C4F39" w:rsidP="000C4F39">
            <w:pPr>
              <w:spacing w:after="160" w:line="259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ins w:id="742" w:author="Eugene" w:date="2019-05-21T20:21:00Z">
              <w:r w:rsidR="00864C51">
                <w:rPr>
                  <w:sz w:val="28"/>
                </w:rPr>
                <w:t>1</w:t>
              </w:r>
            </w:ins>
            <w:r w:rsidR="003E5135">
              <w:rPr>
                <w:sz w:val="28"/>
              </w:rPr>
              <w:t>7</w:t>
            </w:r>
            <w:del w:id="743" w:author="Eugene" w:date="2019-05-21T20:21:00Z">
              <w:r w:rsidDel="00742508">
                <w:rPr>
                  <w:sz w:val="28"/>
                </w:rPr>
                <w:delText>5</w:delText>
              </w:r>
            </w:del>
            <w:r>
              <w:rPr>
                <w:sz w:val="28"/>
              </w:rPr>
              <w:t>)</w:t>
            </w:r>
          </w:p>
        </w:tc>
      </w:tr>
    </w:tbl>
    <w:p w14:paraId="6B191B13" w14:textId="77777777" w:rsidR="003474DD" w:rsidRDefault="000C4F39" w:rsidP="003474DD">
      <w:pPr>
        <w:spacing w:after="160" w:line="259" w:lineRule="auto"/>
        <w:rPr>
          <w:sz w:val="28"/>
        </w:rPr>
      </w:pPr>
      <w:r>
        <w:rPr>
          <w:sz w:val="28"/>
        </w:rPr>
        <w:t>где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512CE" w14:paraId="68803E8A" w14:textId="77777777" w:rsidTr="00BD45EA">
        <w:tc>
          <w:tcPr>
            <w:tcW w:w="8647" w:type="dxa"/>
          </w:tcPr>
          <w:p w14:paraId="3E5CB174" w14:textId="6A78E667" w:rsidR="00E512CE" w:rsidRDefault="00BD45EA" w:rsidP="003474DD">
            <w:pPr>
              <w:spacing w:after="160" w:line="259" w:lineRule="auto"/>
              <w:rPr>
                <w:sz w:val="28"/>
              </w:rPr>
            </w:pPr>
            <w:r w:rsidRPr="00421EC3">
              <w:rPr>
                <w:position w:val="-30"/>
              </w:rPr>
              <w:object w:dxaOrig="2780" w:dyaOrig="680" w14:anchorId="6A2BCB5C">
                <v:shape id="_x0000_i1137" type="#_x0000_t75" style="width:190.6pt;height:45.55pt" o:ole="">
                  <v:imagedata r:id="rId217" o:title=""/>
                </v:shape>
                <o:OLEObject Type="Embed" ProgID="Equation.DSMT4" ShapeID="_x0000_i1137" DrawAspect="Content" ObjectID="_1670349483" r:id="rId218"/>
              </w:object>
            </w:r>
            <w:r>
              <w:rPr>
                <w:sz w:val="28"/>
              </w:rPr>
              <w:t>- коэффициент усиления канала</w:t>
            </w:r>
            <w:r>
              <w:rPr>
                <w:sz w:val="28"/>
                <w:lang w:val="en-US"/>
              </w:rPr>
              <w:t xml:space="preserve"> </w:t>
            </w:r>
            <w:r w:rsidR="00E512CE">
              <w:rPr>
                <w:sz w:val="28"/>
              </w:rPr>
              <w:t>марша,</w:t>
            </w:r>
          </w:p>
        </w:tc>
        <w:tc>
          <w:tcPr>
            <w:tcW w:w="698" w:type="dxa"/>
          </w:tcPr>
          <w:p w14:paraId="05109712" w14:textId="0574C896" w:rsidR="00E512CE" w:rsidRDefault="00E512CE" w:rsidP="00E512CE">
            <w:pPr>
              <w:spacing w:after="160" w:line="259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r w:rsidR="003E5135">
              <w:rPr>
                <w:sz w:val="28"/>
              </w:rPr>
              <w:t>18</w:t>
            </w:r>
            <w:r>
              <w:rPr>
                <w:sz w:val="28"/>
              </w:rPr>
              <w:t>)</w:t>
            </w:r>
          </w:p>
        </w:tc>
      </w:tr>
      <w:tr w:rsidR="00E512CE" w14:paraId="6CEF49FC" w14:textId="77777777" w:rsidTr="00BD45EA">
        <w:tc>
          <w:tcPr>
            <w:tcW w:w="8647" w:type="dxa"/>
          </w:tcPr>
          <w:p w14:paraId="1AEC2C65" w14:textId="23055A74" w:rsidR="00E512CE" w:rsidRDefault="00BD45EA" w:rsidP="00E512CE">
            <w:pPr>
              <w:spacing w:after="160"/>
              <w:rPr>
                <w:sz w:val="28"/>
              </w:rPr>
            </w:pPr>
            <w:r w:rsidRPr="00710938">
              <w:rPr>
                <w:position w:val="-30"/>
              </w:rPr>
              <w:object w:dxaOrig="2400" w:dyaOrig="680" w14:anchorId="0297F47F">
                <v:shape id="_x0000_i1138" type="#_x0000_t75" style="width:165.2pt;height:45.55pt" o:ole="">
                  <v:imagedata r:id="rId219" o:title=""/>
                </v:shape>
                <o:OLEObject Type="Embed" ProgID="Equation.DSMT4" ShapeID="_x0000_i1138" DrawAspect="Content" ObjectID="_1670349484" r:id="rId220"/>
              </w:object>
            </w:r>
            <w:r w:rsidR="00E512CE">
              <w:rPr>
                <w:sz w:val="28"/>
              </w:rPr>
              <w:t>- постоянная времени карала марша.</w:t>
            </w:r>
          </w:p>
        </w:tc>
        <w:tc>
          <w:tcPr>
            <w:tcW w:w="698" w:type="dxa"/>
          </w:tcPr>
          <w:p w14:paraId="716FE69F" w14:textId="6C3FD4C4" w:rsidR="00E512CE" w:rsidRDefault="00E512CE" w:rsidP="00E512CE">
            <w:pPr>
              <w:spacing w:after="160" w:line="259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r w:rsidR="003E5135">
              <w:rPr>
                <w:sz w:val="28"/>
              </w:rPr>
              <w:t>19</w:t>
            </w:r>
            <w:r>
              <w:rPr>
                <w:sz w:val="28"/>
              </w:rPr>
              <w:t>)</w:t>
            </w:r>
          </w:p>
        </w:tc>
      </w:tr>
    </w:tbl>
    <w:p w14:paraId="0D3726BF" w14:textId="77777777" w:rsidR="00762D76" w:rsidRDefault="00762D76" w:rsidP="00EC7ED3">
      <w:pPr>
        <w:spacing w:after="160" w:line="259" w:lineRule="auto"/>
        <w:rPr>
          <w:sz w:val="28"/>
        </w:rPr>
      </w:pPr>
    </w:p>
    <w:p w14:paraId="11350299" w14:textId="77777777" w:rsidR="0025229E" w:rsidRPr="00ED5397" w:rsidRDefault="0025229E" w:rsidP="00EC7ED3">
      <w:pPr>
        <w:spacing w:after="160" w:line="259" w:lineRule="auto"/>
        <w:rPr>
          <w:sz w:val="28"/>
        </w:rPr>
      </w:pPr>
    </w:p>
    <w:p w14:paraId="17D62FDA" w14:textId="2085F420" w:rsidR="007B41C7" w:rsidRPr="00C42FFB" w:rsidRDefault="00612513" w:rsidP="00BC7B7B">
      <w:pPr>
        <w:pStyle w:val="2"/>
        <w:rPr>
          <w:rFonts w:ascii="Times New Roman" w:hAnsi="Times New Roman" w:cs="Times New Roman"/>
          <w:b/>
          <w:strike/>
          <w:color w:val="auto"/>
          <w:sz w:val="28"/>
        </w:rPr>
      </w:pPr>
      <w:bookmarkStart w:id="744" w:name="_Toc9974275"/>
      <w:r w:rsidRPr="00C42FFB">
        <w:rPr>
          <w:rFonts w:ascii="Times New Roman" w:hAnsi="Times New Roman" w:cs="Times New Roman"/>
          <w:b/>
          <w:strike/>
          <w:color w:val="auto"/>
          <w:sz w:val="28"/>
        </w:rPr>
        <w:t>1</w:t>
      </w:r>
      <w:r w:rsidR="0036538F" w:rsidRPr="00C42FFB">
        <w:rPr>
          <w:rFonts w:ascii="Times New Roman" w:hAnsi="Times New Roman" w:cs="Times New Roman"/>
          <w:b/>
          <w:strike/>
          <w:color w:val="auto"/>
          <w:sz w:val="28"/>
        </w:rPr>
        <w:t>.5</w:t>
      </w:r>
      <w:r w:rsidR="007B41C7" w:rsidRPr="00C42FFB">
        <w:rPr>
          <w:rFonts w:ascii="Times New Roman" w:hAnsi="Times New Roman" w:cs="Times New Roman"/>
          <w:b/>
          <w:strike/>
          <w:color w:val="auto"/>
          <w:sz w:val="28"/>
        </w:rPr>
        <w:t xml:space="preserve"> </w:t>
      </w:r>
      <w:r w:rsidR="00812A08" w:rsidRPr="00C42FFB">
        <w:rPr>
          <w:rFonts w:ascii="Times New Roman" w:hAnsi="Times New Roman" w:cs="Times New Roman"/>
          <w:b/>
          <w:strike/>
          <w:color w:val="auto"/>
          <w:sz w:val="28"/>
        </w:rPr>
        <w:t>Математическая модель</w:t>
      </w:r>
      <w:r w:rsidR="00A74EFD" w:rsidRPr="00C42FFB">
        <w:rPr>
          <w:rFonts w:ascii="Times New Roman" w:hAnsi="Times New Roman" w:cs="Times New Roman"/>
          <w:b/>
          <w:strike/>
          <w:color w:val="auto"/>
          <w:sz w:val="28"/>
        </w:rPr>
        <w:t xml:space="preserve"> канала</w:t>
      </w:r>
      <w:r w:rsidR="00096AEC" w:rsidRPr="00C42FFB">
        <w:rPr>
          <w:rFonts w:ascii="Times New Roman" w:hAnsi="Times New Roman" w:cs="Times New Roman"/>
          <w:b/>
          <w:strike/>
          <w:color w:val="auto"/>
          <w:sz w:val="28"/>
        </w:rPr>
        <w:t xml:space="preserve"> </w:t>
      </w:r>
      <w:r w:rsidR="00A74EFD" w:rsidRPr="00C42FFB">
        <w:rPr>
          <w:rFonts w:ascii="Times New Roman" w:hAnsi="Times New Roman" w:cs="Times New Roman"/>
          <w:b/>
          <w:strike/>
          <w:color w:val="auto"/>
          <w:sz w:val="28"/>
        </w:rPr>
        <w:t>курса</w:t>
      </w:r>
      <w:bookmarkEnd w:id="744"/>
    </w:p>
    <w:p w14:paraId="0EF67618" w14:textId="77777777" w:rsidR="007B41C7" w:rsidRDefault="007B41C7" w:rsidP="007B41C7">
      <w:pPr>
        <w:rPr>
          <w:b/>
          <w:sz w:val="28"/>
        </w:rPr>
      </w:pPr>
    </w:p>
    <w:p w14:paraId="201D3D87" w14:textId="69B1E04D" w:rsidR="00F66431" w:rsidDel="00C012D7" w:rsidRDefault="00F66431" w:rsidP="00F66431">
      <w:pPr>
        <w:spacing w:after="160" w:line="360" w:lineRule="auto"/>
        <w:rPr>
          <w:del w:id="745" w:author="Eugene" w:date="2019-05-21T20:31:00Z"/>
        </w:rPr>
      </w:pPr>
      <w:r>
        <w:rPr>
          <w:sz w:val="28"/>
        </w:rPr>
        <w:tab/>
        <w:t>Уравнени</w:t>
      </w:r>
      <w:ins w:id="746" w:author="Ольга Гладкова" w:date="2019-03-30T14:16:00Z">
        <w:r w:rsidR="00465CE0">
          <w:rPr>
            <w:sz w:val="28"/>
          </w:rPr>
          <w:t>е</w:t>
        </w:r>
      </w:ins>
      <w:r>
        <w:rPr>
          <w:sz w:val="28"/>
        </w:rPr>
        <w:t>, описывающие движение АНПА по курсу</w:t>
      </w:r>
      <w:ins w:id="747" w:author="Ольга Гладкова" w:date="2019-03-30T14:16:00Z">
        <w:r w:rsidR="00465CE0">
          <w:rPr>
            <w:sz w:val="28"/>
          </w:rPr>
          <w:t>, составленное на основе</w:t>
        </w:r>
      </w:ins>
      <w:ins w:id="748" w:author="Eugene" w:date="2019-05-21T20:31:00Z">
        <w:r w:rsidR="00864C51">
          <w:rPr>
            <w:sz w:val="28"/>
          </w:rPr>
          <w:t xml:space="preserve"> (1</w:t>
        </w:r>
      </w:ins>
      <w:r w:rsidR="004F59D9">
        <w:rPr>
          <w:sz w:val="28"/>
        </w:rPr>
        <w:t>3</w:t>
      </w:r>
      <w:ins w:id="749" w:author="Eugene" w:date="2019-05-21T20:31:00Z">
        <w:r w:rsidR="00864C51">
          <w:rPr>
            <w:sz w:val="28"/>
          </w:rPr>
          <w:t>.5)</w:t>
        </w:r>
      </w:ins>
      <w:ins w:id="750" w:author="Ольга Гладкова" w:date="2019-03-30T14:16:00Z">
        <w:del w:id="751" w:author="Eugene" w:date="2019-05-21T20:31:00Z">
          <w:r w:rsidR="00465CE0" w:rsidDel="00864C51">
            <w:rPr>
              <w:sz w:val="28"/>
            </w:rPr>
            <w:delText xml:space="preserve"> …</w:delText>
          </w:r>
        </w:del>
      </w:ins>
      <w:r>
        <w:rPr>
          <w:sz w:val="28"/>
        </w:rPr>
        <w:t>:</w:t>
      </w:r>
    </w:p>
    <w:p w14:paraId="1CCE3079" w14:textId="3C540A4E" w:rsidR="0033001E" w:rsidRDefault="0033001E" w:rsidP="00F66431">
      <w:pPr>
        <w:spacing w:after="160" w:line="360" w:lineRule="auto"/>
        <w:rPr>
          <w:sz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1"/>
        <w:gridCol w:w="1020"/>
        <w:gridCol w:w="1404"/>
      </w:tblGrid>
      <w:tr w:rsidR="0025229E" w14:paraId="5176ECB8" w14:textId="77777777" w:rsidTr="0025229E">
        <w:tc>
          <w:tcPr>
            <w:tcW w:w="6917" w:type="dxa"/>
            <w:vAlign w:val="center"/>
          </w:tcPr>
          <w:p w14:paraId="2D264FED" w14:textId="77777777" w:rsidR="0025229E" w:rsidRDefault="0025229E" w:rsidP="007C29FB">
            <w:pPr>
              <w:spacing w:after="160" w:line="259" w:lineRule="auto"/>
              <w:rPr>
                <w:sz w:val="28"/>
              </w:rPr>
            </w:pPr>
            <w:r w:rsidRPr="00F66431">
              <w:rPr>
                <w:position w:val="-24"/>
              </w:rPr>
              <w:object w:dxaOrig="4880" w:dyaOrig="660" w14:anchorId="354584BC">
                <v:shape id="_x0000_i1139" type="#_x0000_t75" style="width:335.65pt;height:44.45pt" o:ole="">
                  <v:imagedata r:id="rId221" o:title=""/>
                </v:shape>
                <o:OLEObject Type="Embed" ProgID="Equation.DSMT4" ShapeID="_x0000_i1139" DrawAspect="Content" ObjectID="_1670349485" r:id="rId222"/>
              </w:object>
            </w:r>
          </w:p>
        </w:tc>
        <w:tc>
          <w:tcPr>
            <w:tcW w:w="1028" w:type="dxa"/>
          </w:tcPr>
          <w:p w14:paraId="07C44FC6" w14:textId="77777777" w:rsidR="0025229E" w:rsidRDefault="0025229E" w:rsidP="007C29FB">
            <w:pPr>
              <w:spacing w:after="160" w:line="259" w:lineRule="auto"/>
              <w:jc w:val="right"/>
              <w:rPr>
                <w:sz w:val="28"/>
              </w:rPr>
            </w:pPr>
          </w:p>
        </w:tc>
        <w:tc>
          <w:tcPr>
            <w:tcW w:w="1410" w:type="dxa"/>
            <w:vAlign w:val="center"/>
          </w:tcPr>
          <w:p w14:paraId="31D4F2E4" w14:textId="39DA538E" w:rsidR="0025229E" w:rsidRDefault="0025229E" w:rsidP="007C29FB">
            <w:pPr>
              <w:spacing w:after="160" w:line="259" w:lineRule="auto"/>
              <w:jc w:val="right"/>
              <w:rPr>
                <w:sz w:val="28"/>
              </w:rPr>
            </w:pPr>
            <w:r>
              <w:rPr>
                <w:sz w:val="28"/>
              </w:rPr>
              <w:t>(20</w:t>
            </w:r>
            <w:del w:id="752" w:author="Eugene" w:date="2019-05-21T20:21:00Z">
              <w:r w:rsidDel="0078411E">
                <w:rPr>
                  <w:sz w:val="28"/>
                </w:rPr>
                <w:delText>8</w:delText>
              </w:r>
            </w:del>
            <w:r>
              <w:rPr>
                <w:sz w:val="28"/>
              </w:rPr>
              <w:t>)</w:t>
            </w:r>
          </w:p>
        </w:tc>
      </w:tr>
    </w:tbl>
    <w:p w14:paraId="5A642B27" w14:textId="39B16CBE" w:rsidR="0033001E" w:rsidRDefault="0025229E" w:rsidP="002B5B3C">
      <w:pPr>
        <w:spacing w:after="160" w:line="360" w:lineRule="auto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t xml:space="preserve"> </w:t>
      </w:r>
      <w:r w:rsidR="0033001E">
        <w:rPr>
          <w:b/>
          <w:noProof/>
          <w:sz w:val="28"/>
        </w:rPr>
        <w:drawing>
          <wp:inline distT="0" distB="0" distL="0" distR="0" wp14:anchorId="670C7D4D" wp14:editId="652FE589">
            <wp:extent cx="5924550" cy="2705100"/>
            <wp:effectExtent l="0" t="0" r="0" b="0"/>
            <wp:docPr id="12" name="Рисунок 12" descr="D:\Университет\8 семестр\ВКРб\Курсовой Управление\Чертежи и рисунки\Экспорт из компаса\Структ схема кур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D:\Университет\8 семестр\ВКРб\Курсовой Управление\Чертежи и рисунки\Экспорт из компаса\Структ схема курса.png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6EFA" w14:textId="2CD4D401" w:rsidR="0033001E" w:rsidRPr="00EC7ED3" w:rsidRDefault="0033001E" w:rsidP="0033001E">
      <w:pPr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703351" w:rsidRPr="00703351">
        <w:rPr>
          <w:sz w:val="28"/>
        </w:rPr>
        <w:t>1</w:t>
      </w:r>
      <w:r w:rsidR="00FC2E5C">
        <w:rPr>
          <w:sz w:val="28"/>
        </w:rPr>
        <w:t xml:space="preserve">5 </w:t>
      </w:r>
      <w:r>
        <w:rPr>
          <w:sz w:val="28"/>
        </w:rPr>
        <w:sym w:font="Symbol" w:char="F02D"/>
      </w:r>
      <w:r>
        <w:rPr>
          <w:sz w:val="28"/>
        </w:rPr>
        <w:t xml:space="preserve"> Нелинейная структурная схема </w:t>
      </w:r>
      <w:r w:rsidR="000530E6">
        <w:rPr>
          <w:sz w:val="28"/>
        </w:rPr>
        <w:t xml:space="preserve">канала </w:t>
      </w:r>
      <w:r>
        <w:rPr>
          <w:sz w:val="28"/>
        </w:rPr>
        <w:t>курса</w:t>
      </w:r>
    </w:p>
    <w:p w14:paraId="3D2657AB" w14:textId="77777777" w:rsidR="0033001E" w:rsidRDefault="0033001E" w:rsidP="00F66431">
      <w:pPr>
        <w:spacing w:after="160" w:line="360" w:lineRule="auto"/>
        <w:rPr>
          <w:b/>
          <w:sz w:val="28"/>
        </w:rPr>
      </w:pPr>
    </w:p>
    <w:p w14:paraId="02FE15B7" w14:textId="0FC6CDD2" w:rsidR="0033001E" w:rsidRDefault="00CF2AD8">
      <w:pPr>
        <w:spacing w:after="160" w:line="360" w:lineRule="auto"/>
        <w:jc w:val="both"/>
        <w:rPr>
          <w:sz w:val="28"/>
        </w:rPr>
        <w:pPrChange w:id="753" w:author="Eugene" w:date="2019-05-21T20:32:00Z">
          <w:pPr>
            <w:spacing w:after="160" w:line="360" w:lineRule="auto"/>
          </w:pPr>
        </w:pPrChange>
      </w:pPr>
      <w:r>
        <w:rPr>
          <w:sz w:val="28"/>
        </w:rPr>
        <w:tab/>
        <w:t xml:space="preserve">Проведём линеаризацию </w:t>
      </w:r>
      <w:ins w:id="754" w:author="Eugene" w:date="2019-05-21T20:31:00Z">
        <w:r w:rsidR="00E84CEA">
          <w:rPr>
            <w:sz w:val="28"/>
          </w:rPr>
          <w:t>разложением в</w:t>
        </w:r>
        <w:r w:rsidR="00E84CEA" w:rsidRPr="004F4881">
          <w:t xml:space="preserve"> </w:t>
        </w:r>
        <w:r w:rsidR="00E84CEA" w:rsidRPr="004F4881">
          <w:rPr>
            <w:sz w:val="28"/>
          </w:rPr>
          <w:t>ряд Тейлора с последующим отбрасыванием слагаемых со степенью два и выше</w:t>
        </w:r>
        <w:r w:rsidR="00E84CEA" w:rsidRPr="00A44266">
          <w:rPr>
            <w:sz w:val="28"/>
          </w:rPr>
          <w:t xml:space="preserve"> </w:t>
        </w:r>
        <w:r w:rsidR="00E84CEA">
          <w:rPr>
            <w:sz w:val="28"/>
          </w:rPr>
          <w:t xml:space="preserve">в окрестности скорости </w:t>
        </w:r>
      </w:ins>
      <w:ins w:id="755" w:author="Eugene" w:date="2019-05-27T20:31:00Z">
        <w:r w:rsidR="009648EB" w:rsidRPr="009648EB">
          <w:rPr>
            <w:position w:val="-14"/>
          </w:rPr>
          <w:object w:dxaOrig="780" w:dyaOrig="380" w14:anchorId="64579A49">
            <v:shape id="_x0000_i1140" type="#_x0000_t75" style="width:51.9pt;height:26.45pt" o:ole="">
              <v:imagedata r:id="rId224" o:title=""/>
            </v:shape>
            <o:OLEObject Type="Embed" ProgID="Equation.DSMT4" ShapeID="_x0000_i1140" DrawAspect="Content" ObjectID="_1670349486" r:id="rId225"/>
          </w:object>
        </w:r>
      </w:ins>
      <w:ins w:id="756" w:author="Eugene" w:date="2019-05-21T20:31:00Z">
        <w:del w:id="757" w:author="Ольга Гладкова" w:date="2019-05-26T18:29:00Z">
          <w:r w:rsidR="00E84CEA" w:rsidDel="00D936EA">
            <w:rPr>
              <w:sz w:val="28"/>
            </w:rPr>
            <w:delText xml:space="preserve">экономного хода </w:delText>
          </w:r>
        </w:del>
      </w:ins>
      <w:ins w:id="758" w:author="Ольга Гладкова" w:date="2019-05-26T18:29:00Z">
        <w:del w:id="759" w:author="Eugene" w:date="2019-05-27T20:31:00Z">
          <w:r w:rsidR="00D936EA" w:rsidDel="009648EB">
            <w:rPr>
              <w:i/>
              <w:sz w:val="28"/>
              <w:lang w:val="en-US"/>
            </w:rPr>
            <w:delText>w</w:delText>
          </w:r>
        </w:del>
      </w:ins>
      <w:ins w:id="760" w:author="Eugene" w:date="2019-05-21T20:31:00Z">
        <w:del w:id="761" w:author="Ольга Гладкова" w:date="2019-05-26T18:29:00Z">
          <w:r w:rsidR="00E84CEA" w:rsidDel="00D936EA">
            <w:rPr>
              <w:i/>
              <w:sz w:val="28"/>
            </w:rPr>
            <w:delText> = 0,7 </w:delText>
          </w:r>
          <w:r w:rsidR="00E84CEA" w:rsidRPr="00D10385" w:rsidDel="00D936EA">
            <w:rPr>
              <w:i/>
              <w:sz w:val="28"/>
            </w:rPr>
            <w:delText xml:space="preserve"> м/с</w:delText>
          </w:r>
        </w:del>
        <w:r w:rsidR="00E84CEA" w:rsidRPr="004668B9" w:rsidDel="00E84CEA">
          <w:rPr>
            <w:sz w:val="28"/>
          </w:rPr>
          <w:t xml:space="preserve"> </w:t>
        </w:r>
      </w:ins>
      <w:ins w:id="762" w:author="Ольга Гладкова" w:date="2019-03-30T14:16:00Z">
        <w:del w:id="763" w:author="Eugene" w:date="2019-05-21T20:31:00Z">
          <w:r w:rsidR="004668B9" w:rsidRPr="001010B1" w:rsidDel="00E84CEA">
            <w:rPr>
              <w:sz w:val="28"/>
              <w:rPrChange w:id="764" w:author="Eugene" w:date="2019-05-28T21:52:00Z">
                <w:rPr>
                  <w:sz w:val="28"/>
                  <w:lang w:val="en-US"/>
                </w:rPr>
              </w:rPrChange>
            </w:rPr>
            <w:delText>{</w:delText>
          </w:r>
          <w:r w:rsidR="004668B9" w:rsidDel="00E84CEA">
            <w:rPr>
              <w:sz w:val="28"/>
            </w:rPr>
            <w:delText>метод линеаризации</w:delText>
          </w:r>
          <w:r w:rsidR="004668B9" w:rsidRPr="001010B1" w:rsidDel="00E84CEA">
            <w:rPr>
              <w:sz w:val="28"/>
              <w:rPrChange w:id="765" w:author="Eugene" w:date="2019-05-28T21:52:00Z">
                <w:rPr>
                  <w:sz w:val="28"/>
                  <w:lang w:val="en-US"/>
                </w:rPr>
              </w:rPrChange>
            </w:rPr>
            <w:delText>}</w:delText>
          </w:r>
        </w:del>
        <w:r w:rsidR="004668B9">
          <w:rPr>
            <w:sz w:val="28"/>
          </w:rPr>
          <w:t xml:space="preserve"> </w:t>
        </w:r>
      </w:ins>
      <w:r>
        <w:rPr>
          <w:sz w:val="28"/>
        </w:rPr>
        <w:t>уравнения (</w:t>
      </w:r>
      <w:r w:rsidR="004F59D9">
        <w:rPr>
          <w:sz w:val="28"/>
        </w:rPr>
        <w:t>20</w:t>
      </w:r>
      <w:del w:id="766" w:author="Eugene" w:date="2019-05-21T20:32:00Z">
        <w:r w:rsidDel="00E84CEA">
          <w:rPr>
            <w:sz w:val="28"/>
          </w:rPr>
          <w:delText>7</w:delText>
        </w:r>
      </w:del>
      <w:r>
        <w:rPr>
          <w:sz w:val="28"/>
        </w:rPr>
        <w:t>)</w:t>
      </w:r>
      <w:del w:id="767" w:author="Eugene" w:date="2019-05-21T20:32:00Z">
        <w:r w:rsidDel="00E84CEA">
          <w:rPr>
            <w:sz w:val="28"/>
          </w:rPr>
          <w:delText xml:space="preserve"> в окрестности скорости экономного хода</w:delText>
        </w:r>
      </w:del>
      <w:r>
        <w:rPr>
          <w:sz w:val="28"/>
        </w:rPr>
        <w:t>. В итоге получим:</w:t>
      </w:r>
    </w:p>
    <w:commentRangeStart w:id="768"/>
    <w:p w14:paraId="6893B1BE" w14:textId="77777777" w:rsidR="00CF2AD8" w:rsidRPr="00CF2AD8" w:rsidRDefault="00CF2AD8" w:rsidP="00F66431">
      <w:pPr>
        <w:spacing w:after="160" w:line="360" w:lineRule="auto"/>
        <w:rPr>
          <w:sz w:val="28"/>
        </w:rPr>
      </w:pPr>
      <w:r w:rsidRPr="00CF2AD8">
        <w:rPr>
          <w:position w:val="-16"/>
        </w:rPr>
        <w:object w:dxaOrig="4760" w:dyaOrig="440" w14:anchorId="127CA9F7">
          <v:shape id="_x0000_i1141" type="#_x0000_t75" style="width:325.05pt;height:29.65pt" o:ole="">
            <v:imagedata r:id="rId226" o:title=""/>
          </v:shape>
          <o:OLEObject Type="Embed" ProgID="Equation.DSMT4" ShapeID="_x0000_i1141" DrawAspect="Content" ObjectID="_1670349487" r:id="rId227"/>
        </w:object>
      </w:r>
      <w:commentRangeEnd w:id="768"/>
      <w:r w:rsidR="00D936EA">
        <w:rPr>
          <w:rStyle w:val="ae"/>
        </w:rPr>
        <w:commentReference w:id="768"/>
      </w:r>
      <w:r>
        <w:t xml:space="preserve"> </w:t>
      </w:r>
      <w:r>
        <w:rPr>
          <w:sz w:val="28"/>
        </w:rPr>
        <w:t>и</w:t>
      </w:r>
    </w:p>
    <w:p w14:paraId="0516C2EF" w14:textId="77777777" w:rsidR="00ED5397" w:rsidRDefault="00CF2AD8" w:rsidP="00F66431">
      <w:pPr>
        <w:spacing w:after="160" w:line="360" w:lineRule="auto"/>
      </w:pPr>
      <w:r w:rsidRPr="00F66431">
        <w:rPr>
          <w:position w:val="-24"/>
        </w:rPr>
        <w:object w:dxaOrig="4940" w:dyaOrig="660" w14:anchorId="5391129D">
          <v:shape id="_x0000_i1142" type="#_x0000_t75" style="width:338.8pt;height:45.55pt" o:ole="">
            <v:imagedata r:id="rId228" o:title=""/>
          </v:shape>
          <o:OLEObject Type="Embed" ProgID="Equation.DSMT4" ShapeID="_x0000_i1142" DrawAspect="Content" ObjectID="_1670349488" r:id="rId229"/>
        </w:object>
      </w:r>
    </w:p>
    <w:p w14:paraId="55410D6F" w14:textId="68411D74" w:rsidR="00395AF7" w:rsidRDefault="00CF2AD8" w:rsidP="00395AF7">
      <w:pPr>
        <w:spacing w:after="160" w:line="360" w:lineRule="auto"/>
        <w:rPr>
          <w:sz w:val="28"/>
        </w:rPr>
      </w:pPr>
      <w:r>
        <w:rPr>
          <w:sz w:val="28"/>
        </w:rPr>
        <w:t xml:space="preserve">Структурная схема показана на рисунке </w:t>
      </w:r>
      <w:ins w:id="769" w:author="Eugene" w:date="2019-05-21T20:32:00Z">
        <w:r w:rsidR="00AD3FF2">
          <w:rPr>
            <w:sz w:val="28"/>
          </w:rPr>
          <w:t>16</w:t>
        </w:r>
      </w:ins>
      <w:del w:id="770" w:author="Eugene" w:date="2019-05-21T20:32:00Z">
        <w:r w:rsidR="00D63B31" w:rsidDel="00AD3FF2">
          <w:rPr>
            <w:sz w:val="28"/>
          </w:rPr>
          <w:delText>9</w:delText>
        </w:r>
      </w:del>
      <w:r>
        <w:rPr>
          <w:sz w:val="28"/>
        </w:rPr>
        <w:t>.</w:t>
      </w:r>
    </w:p>
    <w:p w14:paraId="3BAD4785" w14:textId="2018A0C2" w:rsidR="00CF2AD8" w:rsidRDefault="003D73AE" w:rsidP="00395AF7">
      <w:pPr>
        <w:spacing w:after="160"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pict w14:anchorId="005A63DC">
          <v:shape id="_x0000_i1143" type="#_x0000_t75" style="width:469.05pt;height:242.45pt">
            <v:imagedata r:id="rId230" o:title="Структ схема курса_2"/>
          </v:shape>
        </w:pict>
      </w:r>
      <w:r w:rsidR="00CF2AD8" w:rsidRPr="00D52C7B">
        <w:rPr>
          <w:sz w:val="28"/>
        </w:rPr>
        <w:t>Рис</w:t>
      </w:r>
      <w:r w:rsidR="00CF2AD8">
        <w:rPr>
          <w:sz w:val="28"/>
        </w:rPr>
        <w:t>унок</w:t>
      </w:r>
      <w:r w:rsidR="00CF2AD8" w:rsidRPr="00D52C7B">
        <w:rPr>
          <w:sz w:val="28"/>
        </w:rPr>
        <w:t xml:space="preserve"> </w:t>
      </w:r>
      <w:r w:rsidR="00703351" w:rsidRPr="00ED50AC">
        <w:rPr>
          <w:sz w:val="28"/>
        </w:rPr>
        <w:t>1</w:t>
      </w:r>
      <w:r w:rsidR="00FC2E5C">
        <w:rPr>
          <w:sz w:val="28"/>
        </w:rPr>
        <w:t>6</w:t>
      </w:r>
      <w:r w:rsidR="00011D5B">
        <w:rPr>
          <w:sz w:val="28"/>
        </w:rPr>
        <w:t xml:space="preserve"> </w:t>
      </w:r>
      <w:r w:rsidR="00CF2AD8">
        <w:rPr>
          <w:sz w:val="28"/>
        </w:rPr>
        <w:sym w:font="Symbol" w:char="F02D"/>
      </w:r>
      <w:r w:rsidR="00CF2AD8">
        <w:rPr>
          <w:sz w:val="28"/>
        </w:rPr>
        <w:t xml:space="preserve"> </w:t>
      </w:r>
      <w:r w:rsidR="00EE4EB9">
        <w:rPr>
          <w:sz w:val="28"/>
        </w:rPr>
        <w:t>Линеаризованная</w:t>
      </w:r>
      <w:r w:rsidR="00CF2AD8">
        <w:rPr>
          <w:sz w:val="28"/>
        </w:rPr>
        <w:t xml:space="preserve"> структурная схема курса</w:t>
      </w:r>
    </w:p>
    <w:p w14:paraId="019D9E40" w14:textId="77777777" w:rsidR="00EE4EB9" w:rsidRDefault="00114377" w:rsidP="00EE4EB9">
      <w:pPr>
        <w:spacing w:after="160" w:line="360" w:lineRule="auto"/>
        <w:rPr>
          <w:sz w:val="28"/>
        </w:rPr>
      </w:pPr>
      <w:r>
        <w:rPr>
          <w:sz w:val="28"/>
        </w:rPr>
        <w:tab/>
        <w:t>Получим передаточную функцию канала курса:</w:t>
      </w:r>
    </w:p>
    <w:p w14:paraId="16CCA411" w14:textId="77777777" w:rsidR="00114377" w:rsidRDefault="00B44055" w:rsidP="00EE4EB9">
      <w:pPr>
        <w:spacing w:after="160" w:line="360" w:lineRule="auto"/>
        <w:rPr>
          <w:ins w:id="771" w:author="Ольга Гладкова" w:date="2019-03-30T14:18:00Z"/>
        </w:rPr>
      </w:pPr>
      <w:r w:rsidRPr="004668B9">
        <w:rPr>
          <w:position w:val="-66"/>
        </w:rPr>
        <w:object w:dxaOrig="4580" w:dyaOrig="1400" w14:anchorId="6B9316C1">
          <v:shape id="_x0000_i1144" type="#_x0000_t75" style="width:315.55pt;height:94.25pt" o:ole="">
            <v:imagedata r:id="rId231" o:title=""/>
          </v:shape>
          <o:OLEObject Type="Embed" ProgID="Equation.DSMT4" ShapeID="_x0000_i1144" DrawAspect="Content" ObjectID="_1670349489" r:id="rId232"/>
        </w:object>
      </w:r>
    </w:p>
    <w:p w14:paraId="4DFE4392" w14:textId="6B55AE17" w:rsidR="004668B9" w:rsidRDefault="00672851" w:rsidP="00EE4EB9">
      <w:pPr>
        <w:spacing w:after="160" w:line="360" w:lineRule="auto"/>
        <w:rPr>
          <w:sz w:val="28"/>
        </w:rPr>
      </w:pPr>
      <w:ins w:id="772" w:author="Eugene" w:date="2019-05-21T20:59:00Z">
        <w:r w:rsidRPr="00672851">
          <w:rPr>
            <w:sz w:val="28"/>
            <w:rPrChange w:id="773" w:author="Eugene" w:date="2019-05-21T20:59:00Z">
              <w:rPr/>
            </w:rPrChange>
          </w:rPr>
          <w:t>г</w:t>
        </w:r>
      </w:ins>
      <w:ins w:id="774" w:author="Ольга Гладкова" w:date="2019-03-30T14:18:00Z">
        <w:del w:id="775" w:author="Eugene" w:date="2019-05-21T20:59:00Z">
          <w:r w:rsidR="004668B9" w:rsidRPr="00672851" w:rsidDel="00672851">
            <w:rPr>
              <w:sz w:val="28"/>
              <w:rPrChange w:id="776" w:author="Eugene" w:date="2019-05-21T20:59:00Z">
                <w:rPr/>
              </w:rPrChange>
            </w:rPr>
            <w:delText>Г</w:delText>
          </w:r>
        </w:del>
        <w:r w:rsidR="004668B9" w:rsidRPr="00672851">
          <w:rPr>
            <w:sz w:val="28"/>
            <w:rPrChange w:id="777" w:author="Eugene" w:date="2019-05-21T20:59:00Z">
              <w:rPr/>
            </w:rPrChange>
          </w:rPr>
          <w:t xml:space="preserve">де </w:t>
        </w:r>
      </w:ins>
    </w:p>
    <w:tbl>
      <w:tblPr>
        <w:tblStyle w:val="a5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50"/>
      </w:tblGrid>
      <w:tr w:rsidR="00C44381" w14:paraId="243C2B50" w14:textId="77777777" w:rsidTr="00E615D1">
        <w:tc>
          <w:tcPr>
            <w:tcW w:w="8926" w:type="dxa"/>
            <w:vAlign w:val="center"/>
          </w:tcPr>
          <w:p w14:paraId="69F44487" w14:textId="77777777" w:rsidR="00C44381" w:rsidRDefault="008A676B" w:rsidP="00E615D1">
            <w:pPr>
              <w:spacing w:after="160" w:line="360" w:lineRule="auto"/>
              <w:rPr>
                <w:sz w:val="28"/>
              </w:rPr>
            </w:pPr>
            <w:ins w:id="778" w:author="Ольга Гладкова" w:date="2019-03-30T14:18:00Z">
              <w:r w:rsidRPr="007E67B7">
                <w:rPr>
                  <w:position w:val="-32"/>
                </w:rPr>
                <w:object w:dxaOrig="2940" w:dyaOrig="700" w14:anchorId="794FB207">
                  <v:shape id="_x0000_i1145" type="#_x0000_t75" style="width:202.25pt;height:47.65pt" o:ole="">
                    <v:imagedata r:id="rId233" o:title=""/>
                  </v:shape>
                  <o:OLEObject Type="Embed" ProgID="Equation.DSMT4" ShapeID="_x0000_i1145" DrawAspect="Content" ObjectID="_1670349490" r:id="rId234"/>
                </w:object>
              </w:r>
            </w:ins>
            <w:ins w:id="779" w:author="Eugene" w:date="2019-05-21T21:00:00Z">
              <w:r w:rsidR="00C44381">
                <w:rPr>
                  <w:sz w:val="28"/>
                </w:rPr>
                <w:t>- коэффициент усиления ПФ курсовой скорости;</w:t>
              </w:r>
            </w:ins>
          </w:p>
        </w:tc>
        <w:tc>
          <w:tcPr>
            <w:tcW w:w="850" w:type="dxa"/>
            <w:vAlign w:val="center"/>
          </w:tcPr>
          <w:p w14:paraId="5AF5D6BE" w14:textId="460FF761" w:rsidR="00C44381" w:rsidRDefault="00C44381" w:rsidP="00E615D1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(21)</w:t>
            </w:r>
          </w:p>
        </w:tc>
      </w:tr>
      <w:tr w:rsidR="00C44381" w14:paraId="46E7CF7E" w14:textId="77777777" w:rsidTr="00E615D1">
        <w:tc>
          <w:tcPr>
            <w:tcW w:w="8926" w:type="dxa"/>
            <w:vAlign w:val="center"/>
          </w:tcPr>
          <w:p w14:paraId="3356724E" w14:textId="77777777" w:rsidR="00C44381" w:rsidRPr="0024725B" w:rsidRDefault="008A676B" w:rsidP="00E615D1">
            <w:pPr>
              <w:spacing w:after="160" w:line="360" w:lineRule="auto"/>
              <w:rPr>
                <w:sz w:val="28"/>
              </w:rPr>
            </w:pPr>
            <w:ins w:id="780" w:author="Eugene" w:date="2019-05-21T20:59:00Z">
              <w:r w:rsidRPr="007E67B7">
                <w:rPr>
                  <w:position w:val="-32"/>
                </w:rPr>
                <w:object w:dxaOrig="2299" w:dyaOrig="740" w14:anchorId="016DBCE5">
                  <v:shape id="_x0000_i1146" type="#_x0000_t75" style="width:157.75pt;height:49.75pt" o:ole="">
                    <v:imagedata r:id="rId235" o:title=""/>
                  </v:shape>
                  <o:OLEObject Type="Embed" ProgID="Equation.DSMT4" ShapeID="_x0000_i1146" DrawAspect="Content" ObjectID="_1670349491" r:id="rId236"/>
                </w:object>
              </w:r>
            </w:ins>
            <w:ins w:id="781" w:author="Eugene" w:date="2019-05-21T21:00:00Z">
              <w:r w:rsidR="00C44381">
                <w:rPr>
                  <w:sz w:val="28"/>
                </w:rPr>
                <w:t xml:space="preserve">- </w:t>
              </w:r>
            </w:ins>
            <w:ins w:id="782" w:author="Eugene" w:date="2019-05-21T21:01:00Z">
              <w:r w:rsidR="00C44381">
                <w:rPr>
                  <w:sz w:val="28"/>
                </w:rPr>
                <w:t>постоянная времени ПФ курсовой скорости;</w:t>
              </w:r>
            </w:ins>
          </w:p>
        </w:tc>
        <w:tc>
          <w:tcPr>
            <w:tcW w:w="850" w:type="dxa"/>
            <w:vAlign w:val="center"/>
          </w:tcPr>
          <w:p w14:paraId="166BF6CD" w14:textId="6D921F93" w:rsidR="00C44381" w:rsidRDefault="00C44381" w:rsidP="00E615D1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(22)</w:t>
            </w:r>
          </w:p>
        </w:tc>
      </w:tr>
    </w:tbl>
    <w:p w14:paraId="658F86E1" w14:textId="0D80DACF" w:rsidR="000530E6" w:rsidRDefault="000530E6" w:rsidP="00EE4EB9">
      <w:pPr>
        <w:spacing w:after="160" w:line="360" w:lineRule="auto"/>
        <w:rPr>
          <w:ins w:id="783" w:author="Eugene" w:date="2019-05-21T21:01:00Z"/>
          <w:sz w:val="28"/>
        </w:rPr>
      </w:pPr>
      <w:del w:id="784" w:author="Eugene" w:date="2019-05-21T21:01:00Z">
        <w:r w:rsidDel="0010455D">
          <w:rPr>
            <w:sz w:val="28"/>
          </w:rPr>
          <w:delText xml:space="preserve">где  </w:delText>
        </w:r>
      </w:del>
      <w:r w:rsidRPr="00F92709">
        <w:rPr>
          <w:position w:val="-14"/>
        </w:rPr>
        <w:object w:dxaOrig="420" w:dyaOrig="380" w14:anchorId="65AB1F1F">
          <v:shape id="_x0000_i1147" type="#_x0000_t75" style="width:29.65pt;height:27.55pt" o:ole="">
            <v:imagedata r:id="rId237" o:title=""/>
          </v:shape>
          <o:OLEObject Type="Embed" ProgID="Equation.DSMT4" ShapeID="_x0000_i1147" DrawAspect="Content" ObjectID="_1670349492" r:id="rId238"/>
        </w:object>
      </w:r>
      <w:r>
        <w:rPr>
          <w:sz w:val="28"/>
        </w:rPr>
        <w:t xml:space="preserve">- передаточная функция ПА </w:t>
      </w:r>
      <w:r w:rsidR="00B233BA">
        <w:rPr>
          <w:sz w:val="28"/>
        </w:rPr>
        <w:t>канала</w:t>
      </w:r>
      <w:r>
        <w:rPr>
          <w:sz w:val="28"/>
        </w:rPr>
        <w:t xml:space="preserve"> скорости при повороте по курсу.</w:t>
      </w:r>
    </w:p>
    <w:p w14:paraId="4DF1E540" w14:textId="6A34D26A" w:rsidR="008800E4" w:rsidRPr="000530E6" w:rsidRDefault="008800E4" w:rsidP="00EE4EB9">
      <w:pPr>
        <w:spacing w:after="160" w:line="360" w:lineRule="auto"/>
        <w:rPr>
          <w:sz w:val="28"/>
        </w:rPr>
      </w:pPr>
      <w:ins w:id="785" w:author="Eugene" w:date="2019-05-21T21:01:00Z">
        <w:r>
          <w:rPr>
            <w:sz w:val="28"/>
          </w:rPr>
          <w:tab/>
          <w:t>Тогда сама ПФ канала курса:</w:t>
        </w:r>
      </w:ins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0"/>
        <w:gridCol w:w="985"/>
      </w:tblGrid>
      <w:tr w:rsidR="00114377" w14:paraId="67E44913" w14:textId="77777777" w:rsidTr="00114377">
        <w:tc>
          <w:tcPr>
            <w:tcW w:w="8359" w:type="dxa"/>
            <w:vAlign w:val="center"/>
          </w:tcPr>
          <w:p w14:paraId="43BED719" w14:textId="77777777" w:rsidR="00114377" w:rsidRDefault="009507AF" w:rsidP="00114377">
            <w:pPr>
              <w:spacing w:after="160" w:line="360" w:lineRule="auto"/>
              <w:jc w:val="center"/>
            </w:pPr>
            <w:r w:rsidRPr="00114377">
              <w:rPr>
                <w:position w:val="-66"/>
              </w:rPr>
              <w:object w:dxaOrig="5960" w:dyaOrig="1400" w14:anchorId="04DCD99C">
                <v:shape id="_x0000_i1148" type="#_x0000_t75" style="width:407.65pt;height:94.25pt" o:ole="">
                  <v:imagedata r:id="rId239" o:title=""/>
                </v:shape>
                <o:OLEObject Type="Embed" ProgID="Equation.DSMT4" ShapeID="_x0000_i1148" DrawAspect="Content" ObjectID="_1670349493" r:id="rId240"/>
              </w:object>
            </w:r>
          </w:p>
        </w:tc>
        <w:tc>
          <w:tcPr>
            <w:tcW w:w="986" w:type="dxa"/>
            <w:vAlign w:val="center"/>
          </w:tcPr>
          <w:p w14:paraId="0B4EC4E5" w14:textId="315AF745" w:rsidR="00114377" w:rsidRDefault="00114377" w:rsidP="00114377">
            <w:pPr>
              <w:spacing w:after="160" w:line="360" w:lineRule="auto"/>
              <w:jc w:val="right"/>
            </w:pPr>
          </w:p>
        </w:tc>
      </w:tr>
    </w:tbl>
    <w:p w14:paraId="2F28C663" w14:textId="4959B666" w:rsidR="00BD0F02" w:rsidDel="007E2E06" w:rsidRDefault="00BD0F02" w:rsidP="00EA5D28">
      <w:pPr>
        <w:spacing w:after="160" w:line="360" w:lineRule="auto"/>
        <w:rPr>
          <w:del w:id="786" w:author="Eugene" w:date="2019-05-21T20:32:00Z"/>
        </w:rPr>
      </w:pPr>
    </w:p>
    <w:p w14:paraId="5083689D" w14:textId="41E4747C" w:rsidR="000530E6" w:rsidRPr="002D5C23" w:rsidRDefault="00612513" w:rsidP="002D5C23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87" w:name="_Toc9974276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BD0F02" w:rsidRPr="002D5C23">
        <w:rPr>
          <w:rFonts w:ascii="Times New Roman" w:hAnsi="Times New Roman" w:cs="Times New Roman"/>
          <w:b/>
          <w:color w:val="000000" w:themeColor="text1"/>
          <w:sz w:val="28"/>
        </w:rPr>
        <w:t>.6 Математическая модель марш</w:t>
      </w:r>
      <w:ins w:id="788" w:author="Ольга Гладкова" w:date="2019-05-26T18:32:00Z">
        <w:r w:rsidR="00D936EA">
          <w:rPr>
            <w:rFonts w:ascii="Times New Roman" w:hAnsi="Times New Roman" w:cs="Times New Roman"/>
            <w:b/>
            <w:color w:val="000000" w:themeColor="text1"/>
            <w:sz w:val="28"/>
          </w:rPr>
          <w:t>евого движения АНПА</w:t>
        </w:r>
      </w:ins>
      <w:bookmarkEnd w:id="787"/>
    </w:p>
    <w:p w14:paraId="1B8F6858" w14:textId="77777777" w:rsidR="00877FB5" w:rsidRDefault="00877FB5" w:rsidP="00877FB5">
      <w:pPr>
        <w:pStyle w:val="2"/>
        <w:rPr>
          <w:ins w:id="789" w:author="hp" w:date="2019-05-28T10:50:00Z"/>
          <w:rFonts w:ascii="Times New Roman" w:hAnsi="Times New Roman" w:cs="Times New Roman"/>
          <w:b/>
          <w:color w:val="000000" w:themeColor="text1"/>
          <w:sz w:val="28"/>
        </w:rPr>
      </w:pPr>
    </w:p>
    <w:p w14:paraId="46BE1279" w14:textId="35A23ADE" w:rsidR="0089027B" w:rsidRDefault="0089027B">
      <w:pPr>
        <w:spacing w:line="360" w:lineRule="auto"/>
        <w:rPr>
          <w:ins w:id="790" w:author="hp" w:date="2019-05-28T10:52:00Z"/>
          <w:sz w:val="28"/>
        </w:rPr>
        <w:pPrChange w:id="791" w:author="hp" w:date="2019-05-28T10:52:00Z">
          <w:pPr>
            <w:pStyle w:val="2"/>
          </w:pPr>
        </w:pPrChange>
      </w:pPr>
      <w:ins w:id="792" w:author="hp" w:date="2019-05-28T10:52:00Z">
        <w:r>
          <w:rPr>
            <w:sz w:val="28"/>
          </w:rPr>
          <w:tab/>
        </w:r>
      </w:ins>
      <w:ins w:id="793" w:author="hp" w:date="2019-05-28T10:51:00Z">
        <w:r>
          <w:rPr>
            <w:sz w:val="28"/>
          </w:rPr>
          <w:t xml:space="preserve">В общем виде структурная схема системы управления АНПА имеет вид, представленный на рисунке </w:t>
        </w:r>
      </w:ins>
      <w:ins w:id="794" w:author="hp" w:date="2019-05-28T10:53:00Z">
        <w:r w:rsidR="00737260">
          <w:rPr>
            <w:sz w:val="28"/>
          </w:rPr>
          <w:t>17</w:t>
        </w:r>
      </w:ins>
      <w:ins w:id="795" w:author="hp" w:date="2019-05-28T10:51:00Z">
        <w:r>
          <w:rPr>
            <w:sz w:val="28"/>
          </w:rPr>
          <w:t xml:space="preserve">. </w:t>
        </w:r>
      </w:ins>
    </w:p>
    <w:p w14:paraId="2C0D80E1" w14:textId="6BC4A807" w:rsidR="0089027B" w:rsidRDefault="0089027B">
      <w:pPr>
        <w:spacing w:line="360" w:lineRule="auto"/>
        <w:jc w:val="center"/>
        <w:rPr>
          <w:ins w:id="796" w:author="hp" w:date="2019-05-28T10:52:00Z"/>
          <w:sz w:val="28"/>
        </w:rPr>
        <w:pPrChange w:id="797" w:author="hp" w:date="2019-05-28T10:52:00Z">
          <w:pPr>
            <w:pStyle w:val="2"/>
          </w:pPr>
        </w:pPrChange>
      </w:pPr>
      <w:ins w:id="798" w:author="hp" w:date="2019-05-28T10:52:00Z">
        <w:del w:id="799" w:author="Eugene" w:date="2019-05-28T21:47:00Z">
          <w:r w:rsidDel="009507AF">
            <w:rPr>
              <w:noProof/>
              <w:sz w:val="28"/>
            </w:rPr>
            <w:drawing>
              <wp:inline distT="0" distB="0" distL="0" distR="0" wp14:anchorId="0042C789" wp14:editId="70433F1F">
                <wp:extent cx="5934075" cy="1647825"/>
                <wp:effectExtent l="0" t="0" r="9525" b="9525"/>
                <wp:docPr id="5" name="Рисунок 5" descr="D:\Университет\8 семестр\Курсовой Управление\Структура СУ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D:\Университет\8 семестр\Курсовой Управление\Структура СУ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4075" cy="164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800" w:author="Eugene" w:date="2019-05-28T21:47:00Z">
        <w:r w:rsidR="003D73AE">
          <w:rPr>
            <w:sz w:val="28"/>
          </w:rPr>
          <w:pict w14:anchorId="617905C7">
            <v:shape id="_x0000_i1149" type="#_x0000_t75" style="width:466.95pt;height:132.35pt">
              <v:imagedata r:id="rId242" o:title="Структура СУ"/>
            </v:shape>
          </w:pict>
        </w:r>
      </w:ins>
    </w:p>
    <w:p w14:paraId="682BB02A" w14:textId="2E2AA900" w:rsidR="0089027B" w:rsidRPr="0089027B" w:rsidRDefault="0089027B">
      <w:pPr>
        <w:spacing w:line="360" w:lineRule="auto"/>
        <w:jc w:val="center"/>
        <w:rPr>
          <w:ins w:id="801" w:author="hp" w:date="2019-05-28T10:51:00Z"/>
          <w:sz w:val="28"/>
          <w:rPrChange w:id="802" w:author="hp" w:date="2019-05-28T10:51:00Z">
            <w:rPr>
              <w:ins w:id="803" w:author="hp" w:date="2019-05-28T10:51:00Z"/>
            </w:rPr>
          </w:rPrChange>
        </w:rPr>
        <w:pPrChange w:id="804" w:author="hp" w:date="2019-05-28T10:52:00Z">
          <w:pPr>
            <w:pStyle w:val="2"/>
          </w:pPr>
        </w:pPrChange>
      </w:pPr>
      <w:ins w:id="805" w:author="hp" w:date="2019-05-28T10:52:00Z">
        <w:r w:rsidRPr="00D52C7B">
          <w:rPr>
            <w:sz w:val="28"/>
          </w:rPr>
          <w:t>Рис</w:t>
        </w:r>
        <w:r>
          <w:rPr>
            <w:sz w:val="28"/>
          </w:rPr>
          <w:t>унок</w:t>
        </w:r>
        <w:r w:rsidRPr="00D52C7B">
          <w:rPr>
            <w:sz w:val="28"/>
          </w:rPr>
          <w:t xml:space="preserve"> </w:t>
        </w:r>
        <w:r w:rsidRPr="00ED50AC">
          <w:rPr>
            <w:sz w:val="28"/>
          </w:rPr>
          <w:t>1</w:t>
        </w:r>
        <w:r w:rsidR="00737260">
          <w:rPr>
            <w:sz w:val="28"/>
          </w:rPr>
          <w:t>7</w:t>
        </w:r>
        <w:r>
          <w:rPr>
            <w:sz w:val="28"/>
          </w:rPr>
          <w:t xml:space="preserve"> </w:t>
        </w:r>
        <w:r>
          <w:rPr>
            <w:sz w:val="28"/>
          </w:rPr>
          <w:sym w:font="Symbol" w:char="F02D"/>
        </w:r>
        <w:r>
          <w:rPr>
            <w:sz w:val="28"/>
          </w:rPr>
          <w:t xml:space="preserve"> Структурная схема СУ</w:t>
        </w:r>
      </w:ins>
    </w:p>
    <w:p w14:paraId="1D16067E" w14:textId="25313166" w:rsidR="0089027B" w:rsidRDefault="00737260">
      <w:pPr>
        <w:spacing w:line="360" w:lineRule="auto"/>
        <w:rPr>
          <w:ins w:id="806" w:author="hp" w:date="2019-05-28T10:53:00Z"/>
          <w:sz w:val="28"/>
        </w:rPr>
        <w:pPrChange w:id="807" w:author="hp" w:date="2019-05-28T10:53:00Z">
          <w:pPr>
            <w:pStyle w:val="2"/>
          </w:pPr>
        </w:pPrChange>
      </w:pPr>
      <w:ins w:id="808" w:author="hp" w:date="2019-05-28T10:53:00Z">
        <w:r>
          <w:tab/>
        </w:r>
        <w:r>
          <w:rPr>
            <w:sz w:val="28"/>
          </w:rPr>
          <w:t>На данной структурной схеме можно выделить следующие блоки:</w:t>
        </w:r>
      </w:ins>
    </w:p>
    <w:p w14:paraId="28677CF3" w14:textId="0FBC6B08" w:rsidR="00737260" w:rsidRDefault="00737260">
      <w:pPr>
        <w:spacing w:line="360" w:lineRule="auto"/>
        <w:rPr>
          <w:ins w:id="809" w:author="hp" w:date="2019-05-28T10:53:00Z"/>
          <w:sz w:val="28"/>
        </w:rPr>
        <w:pPrChange w:id="810" w:author="hp" w:date="2019-05-28T10:53:00Z">
          <w:pPr>
            <w:pStyle w:val="2"/>
          </w:pPr>
        </w:pPrChange>
      </w:pPr>
      <w:ins w:id="811" w:author="hp" w:date="2019-05-28T10:53:00Z">
        <w:r>
          <w:rPr>
            <w:sz w:val="28"/>
          </w:rPr>
          <w:t>- ДРК: содержит математическую модель ДРК аппарата в зависимости от того, какой канал рассматривается - маршевого движения или поворота по курсу;</w:t>
        </w:r>
      </w:ins>
    </w:p>
    <w:p w14:paraId="6B40D597" w14:textId="4B3AE6C3" w:rsidR="00737260" w:rsidRDefault="00737260">
      <w:pPr>
        <w:spacing w:line="360" w:lineRule="auto"/>
        <w:rPr>
          <w:ins w:id="812" w:author="hp" w:date="2019-05-28T10:55:00Z"/>
          <w:sz w:val="28"/>
        </w:rPr>
        <w:pPrChange w:id="813" w:author="hp" w:date="2019-05-28T10:53:00Z">
          <w:pPr>
            <w:pStyle w:val="2"/>
          </w:pPr>
        </w:pPrChange>
      </w:pPr>
      <w:ins w:id="814" w:author="hp" w:date="2019-05-28T10:54:00Z">
        <w:r>
          <w:rPr>
            <w:sz w:val="28"/>
          </w:rPr>
          <w:t xml:space="preserve">- АНПА: </w:t>
        </w:r>
      </w:ins>
      <w:ins w:id="815" w:author="hp" w:date="2019-05-28T10:55:00Z">
        <w:r>
          <w:rPr>
            <w:sz w:val="28"/>
          </w:rPr>
          <w:t>содержит математическую модель самого аппарата;</w:t>
        </w:r>
      </w:ins>
    </w:p>
    <w:p w14:paraId="4A62CC0D" w14:textId="6FE6E668" w:rsidR="00737260" w:rsidRDefault="00737260">
      <w:pPr>
        <w:spacing w:line="360" w:lineRule="auto"/>
        <w:rPr>
          <w:ins w:id="816" w:author="hp" w:date="2019-05-28T10:55:00Z"/>
          <w:sz w:val="28"/>
        </w:rPr>
        <w:pPrChange w:id="817" w:author="hp" w:date="2019-05-28T10:53:00Z">
          <w:pPr>
            <w:pStyle w:val="2"/>
          </w:pPr>
        </w:pPrChange>
      </w:pPr>
      <w:ins w:id="818" w:author="hp" w:date="2019-05-28T10:55:00Z">
        <w:r>
          <w:rPr>
            <w:sz w:val="28"/>
          </w:rPr>
          <w:t>- Датчики</w:t>
        </w:r>
      </w:ins>
      <w:ins w:id="819" w:author="hp" w:date="2019-05-28T10:58:00Z">
        <w:r>
          <w:rPr>
            <w:sz w:val="28"/>
          </w:rPr>
          <w:t>: измерители из состава информационно-измерительного комплекса</w:t>
        </w:r>
      </w:ins>
      <w:ins w:id="820" w:author="hp" w:date="2019-05-28T11:00:00Z">
        <w:r>
          <w:rPr>
            <w:sz w:val="28"/>
          </w:rPr>
          <w:t>;</w:t>
        </w:r>
      </w:ins>
    </w:p>
    <w:p w14:paraId="2DB3B117" w14:textId="7D4B2442" w:rsidR="00737260" w:rsidRDefault="00737260">
      <w:pPr>
        <w:spacing w:line="360" w:lineRule="auto"/>
        <w:rPr>
          <w:ins w:id="821" w:author="hp" w:date="2019-05-28T10:56:00Z"/>
          <w:sz w:val="28"/>
        </w:rPr>
        <w:pPrChange w:id="822" w:author="hp" w:date="2019-05-28T10:53:00Z">
          <w:pPr>
            <w:pStyle w:val="2"/>
          </w:pPr>
        </w:pPrChange>
      </w:pPr>
      <w:ins w:id="823" w:author="hp" w:date="2019-05-28T10:56:00Z">
        <w:r>
          <w:rPr>
            <w:sz w:val="28"/>
          </w:rPr>
          <w:t xml:space="preserve">- СУ: представляет собой вычислитель на борту АНПА «Кусто </w:t>
        </w:r>
        <w:r>
          <w:rPr>
            <w:sz w:val="28"/>
            <w:lang w:val="en-US"/>
          </w:rPr>
          <w:t>II</w:t>
        </w:r>
        <w:r>
          <w:rPr>
            <w:sz w:val="28"/>
          </w:rPr>
          <w:t>»;</w:t>
        </w:r>
      </w:ins>
    </w:p>
    <w:p w14:paraId="20D3ED81" w14:textId="22AD5D74" w:rsidR="00737260" w:rsidRDefault="00737260">
      <w:pPr>
        <w:spacing w:line="360" w:lineRule="auto"/>
        <w:rPr>
          <w:ins w:id="824" w:author="hp" w:date="2019-05-28T11:00:00Z"/>
          <w:sz w:val="28"/>
        </w:rPr>
        <w:pPrChange w:id="825" w:author="hp" w:date="2019-05-28T10:53:00Z">
          <w:pPr>
            <w:pStyle w:val="2"/>
          </w:pPr>
        </w:pPrChange>
      </w:pPr>
      <w:ins w:id="826" w:author="hp" w:date="2019-05-28T10:56:00Z">
        <w:r>
          <w:rPr>
            <w:sz w:val="28"/>
          </w:rPr>
          <w:t xml:space="preserve">- </w:t>
        </w:r>
      </w:ins>
      <w:ins w:id="827" w:author="hp" w:date="2019-05-28T10:57:00Z">
        <w:r>
          <w:rPr>
            <w:sz w:val="28"/>
          </w:rPr>
          <w:t>Драйвер бесколлекторного двигателя:</w:t>
        </w:r>
      </w:ins>
      <w:ins w:id="828" w:author="hp" w:date="2019-05-28T10:58:00Z">
        <w:r>
          <w:rPr>
            <w:sz w:val="28"/>
          </w:rPr>
          <w:t xml:space="preserve"> контроллер, управляющий скоростью вращения ВМА.</w:t>
        </w:r>
      </w:ins>
    </w:p>
    <w:p w14:paraId="54EAE81D" w14:textId="77777777" w:rsidR="00DD3A64" w:rsidRPr="00737260" w:rsidRDefault="00DD3A64">
      <w:pPr>
        <w:spacing w:line="360" w:lineRule="auto"/>
        <w:rPr>
          <w:sz w:val="28"/>
          <w:rPrChange w:id="829" w:author="hp" w:date="2019-05-28T10:56:00Z">
            <w:rPr>
              <w:rFonts w:ascii="Times New Roman" w:hAnsi="Times New Roman" w:cs="Times New Roman"/>
              <w:b/>
              <w:color w:val="000000" w:themeColor="text1"/>
              <w:sz w:val="28"/>
            </w:rPr>
          </w:rPrChange>
        </w:rPr>
        <w:pPrChange w:id="830" w:author="hp" w:date="2019-05-28T10:53:00Z">
          <w:pPr>
            <w:pStyle w:val="2"/>
          </w:pPr>
        </w:pPrChange>
      </w:pPr>
    </w:p>
    <w:p w14:paraId="180F3461" w14:textId="794E93F9" w:rsidR="005E0A78" w:rsidDel="00CE4288" w:rsidRDefault="005E0A78">
      <w:pPr>
        <w:spacing w:line="360" w:lineRule="auto"/>
        <w:rPr>
          <w:del w:id="831" w:author="Eugene" w:date="2019-05-27T20:37:00Z"/>
          <w:sz w:val="28"/>
        </w:rPr>
      </w:pPr>
      <w:r w:rsidRPr="005E0A78">
        <w:rPr>
          <w:sz w:val="28"/>
        </w:rPr>
        <w:tab/>
        <w:t xml:space="preserve">Математическая модель аппарата при </w:t>
      </w:r>
      <w:r>
        <w:rPr>
          <w:sz w:val="28"/>
        </w:rPr>
        <w:t>движении по маршу может быть легко получена из передаточной функции ДРК и ПФ самого аппарата</w:t>
      </w:r>
      <w:ins w:id="832" w:author="Eugene" w:date="2019-05-27T20:37:00Z">
        <w:r w:rsidR="00CE4288" w:rsidRPr="00CE4288">
          <w:rPr>
            <w:sz w:val="28"/>
            <w:rPrChange w:id="833" w:author="Eugene" w:date="2019-05-27T20:37:00Z">
              <w:rPr>
                <w:sz w:val="28"/>
                <w:lang w:val="en-US"/>
              </w:rPr>
            </w:rPrChange>
          </w:rPr>
          <w:t>.</w:t>
        </w:r>
      </w:ins>
      <w:r>
        <w:rPr>
          <w:sz w:val="28"/>
        </w:rPr>
        <w:t xml:space="preserve"> </w:t>
      </w:r>
      <w:del w:id="834" w:author="Eugene" w:date="2019-05-27T20:37:00Z">
        <w:r w:rsidDel="00CE4288">
          <w:rPr>
            <w:sz w:val="28"/>
          </w:rPr>
          <w:delText xml:space="preserve">в соответствии со схемой на рисунке </w:delText>
        </w:r>
        <w:r w:rsidR="00990F18" w:rsidDel="00CE4288">
          <w:rPr>
            <w:sz w:val="28"/>
          </w:rPr>
          <w:delText>18</w:delText>
        </w:r>
        <w:r w:rsidDel="00CE4288">
          <w:rPr>
            <w:sz w:val="28"/>
          </w:rPr>
          <w:delText>.</w:delText>
        </w:r>
      </w:del>
    </w:p>
    <w:p w14:paraId="39348502" w14:textId="08B318B6" w:rsidR="005E0A78" w:rsidDel="00CE4288" w:rsidRDefault="001C4876">
      <w:pPr>
        <w:spacing w:line="360" w:lineRule="auto"/>
        <w:rPr>
          <w:del w:id="835" w:author="Eugene" w:date="2019-05-27T20:37:00Z"/>
          <w:sz w:val="28"/>
        </w:rPr>
        <w:pPrChange w:id="836" w:author="Eugene" w:date="2019-05-27T20:37:00Z">
          <w:pPr>
            <w:spacing w:line="360" w:lineRule="auto"/>
            <w:jc w:val="center"/>
          </w:pPr>
        </w:pPrChange>
      </w:pPr>
      <w:del w:id="837" w:author="Eugene" w:date="2019-05-27T20:37:00Z">
        <w:r>
          <w:rPr>
            <w:sz w:val="28"/>
          </w:rPr>
          <w:pict w14:anchorId="3C731555">
            <v:shape id="_x0000_i1150" type="#_x0000_t75" style="width:466.95pt;height:99.55pt">
              <v:imagedata r:id="rId243" o:title="Марш курс идеал"/>
            </v:shape>
          </w:pict>
        </w:r>
        <w:commentRangeStart w:id="838"/>
        <w:commentRangeEnd w:id="838"/>
        <w:r w:rsidR="00D936EA" w:rsidDel="00CE4288">
          <w:rPr>
            <w:rStyle w:val="ae"/>
          </w:rPr>
          <w:commentReference w:id="838"/>
        </w:r>
      </w:del>
    </w:p>
    <w:p w14:paraId="3CE7C72B" w14:textId="1428D007" w:rsidR="00E85345" w:rsidDel="00CE4288" w:rsidRDefault="00E85345">
      <w:pPr>
        <w:spacing w:line="360" w:lineRule="auto"/>
        <w:rPr>
          <w:del w:id="839" w:author="Eugene" w:date="2019-05-27T20:37:00Z"/>
          <w:sz w:val="28"/>
        </w:rPr>
        <w:pPrChange w:id="840" w:author="Eugene" w:date="2019-05-27T20:37:00Z">
          <w:pPr>
            <w:spacing w:after="160" w:line="360" w:lineRule="auto"/>
            <w:jc w:val="center"/>
          </w:pPr>
        </w:pPrChange>
      </w:pPr>
      <w:del w:id="841" w:author="Eugene" w:date="2019-05-27T20:37:00Z">
        <w:r w:rsidDel="00CE4288">
          <w:rPr>
            <w:sz w:val="28"/>
          </w:rPr>
          <w:delText>Структурная схема модели АНПА при движении по маршу</w:delText>
        </w:r>
      </w:del>
    </w:p>
    <w:p w14:paraId="78B22527" w14:textId="304F3A87" w:rsidR="00990F18" w:rsidRPr="005357AA" w:rsidRDefault="00990F18">
      <w:pPr>
        <w:spacing w:line="360" w:lineRule="auto"/>
        <w:rPr>
          <w:i/>
          <w:sz w:val="28"/>
        </w:rPr>
        <w:pPrChange w:id="842" w:author="Eugene" w:date="2019-05-27T20:37:00Z">
          <w:pPr>
            <w:spacing w:after="160" w:line="360" w:lineRule="auto"/>
            <w:jc w:val="both"/>
          </w:pPr>
        </w:pPrChange>
      </w:pPr>
      <w:del w:id="843" w:author="Eugene" w:date="2019-05-27T20:37:00Z">
        <w:r w:rsidRPr="005357AA" w:rsidDel="00CE4288">
          <w:rPr>
            <w:i/>
            <w:sz w:val="28"/>
          </w:rPr>
          <w:tab/>
        </w:r>
        <w:r w:rsidR="005357AA" w:rsidRPr="005357AA" w:rsidDel="00CE4288">
          <w:rPr>
            <w:i/>
            <w:sz w:val="28"/>
          </w:rPr>
          <w:delText>Примечание: К – некоторый коэффициент, служащий для согласования размерностей</w:delText>
        </w:r>
        <w:r w:rsidR="005357AA" w:rsidDel="00CE4288">
          <w:rPr>
            <w:i/>
            <w:sz w:val="28"/>
          </w:rPr>
          <w:delText>.</w:delText>
        </w:r>
      </w:del>
    </w:p>
    <w:p w14:paraId="65483849" w14:textId="6BCD25CA" w:rsidR="00990F18" w:rsidRDefault="005357AA" w:rsidP="00C825A4">
      <w:pPr>
        <w:spacing w:after="160" w:line="360" w:lineRule="auto"/>
        <w:jc w:val="both"/>
        <w:rPr>
          <w:sz w:val="28"/>
        </w:rPr>
      </w:pPr>
      <w:r w:rsidRPr="00C825A4">
        <w:rPr>
          <w:sz w:val="28"/>
        </w:rPr>
        <w:tab/>
      </w:r>
      <w:r w:rsidR="00C825A4" w:rsidRPr="00C825A4">
        <w:rPr>
          <w:sz w:val="28"/>
        </w:rPr>
        <w:t xml:space="preserve">Однако </w:t>
      </w:r>
      <w:r w:rsidR="00C825A4">
        <w:rPr>
          <w:sz w:val="28"/>
        </w:rPr>
        <w:t xml:space="preserve">параметры математических моделей, описывающих движение ПА как объекта управления, меняются, т.к. они зависят от нескольких </w:t>
      </w:r>
      <w:r w:rsidR="00C825A4">
        <w:rPr>
          <w:sz w:val="28"/>
        </w:rPr>
        <w:lastRenderedPageBreak/>
        <w:t xml:space="preserve">факторов: скорости движения, углов наклона аппарата </w:t>
      </w:r>
      <w:r w:rsidR="00C825A4" w:rsidRPr="00C825A4">
        <w:rPr>
          <w:sz w:val="28"/>
        </w:rPr>
        <w:t>[</w:t>
      </w:r>
      <w:r w:rsidR="00571A96">
        <w:rPr>
          <w:sz w:val="28"/>
        </w:rPr>
        <w:t>5</w:t>
      </w:r>
      <w:r w:rsidR="00C825A4" w:rsidRPr="00C825A4">
        <w:rPr>
          <w:sz w:val="28"/>
        </w:rPr>
        <w:t>]</w:t>
      </w:r>
      <w:r w:rsidR="00C825A4">
        <w:rPr>
          <w:sz w:val="28"/>
        </w:rP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09DDA127" w14:textId="189F1446" w:rsidR="00C825A4" w:rsidRDefault="00C825A4" w:rsidP="00C825A4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  <w:t xml:space="preserve">В работе </w:t>
      </w:r>
      <w:r w:rsidRPr="00C825A4">
        <w:rPr>
          <w:sz w:val="28"/>
        </w:rPr>
        <w:t>[</w:t>
      </w:r>
      <w:r w:rsidR="00571A96">
        <w:rPr>
          <w:sz w:val="28"/>
        </w:rPr>
        <w:t>5</w:t>
      </w:r>
      <w:r w:rsidRPr="00C825A4">
        <w:rPr>
          <w:sz w:val="28"/>
        </w:rPr>
        <w:t xml:space="preserve">] </w:t>
      </w:r>
      <w:r>
        <w:rPr>
          <w:sz w:val="28"/>
        </w:rPr>
        <w:t>были рассмотрены характеристики СУ в зависимости от количества внутренних обратных связей:</w:t>
      </w:r>
    </w:p>
    <w:p w14:paraId="32207C27" w14:textId="3109822B" w:rsidR="00C825A4" w:rsidRDefault="00C825A4" w:rsidP="00C825A4">
      <w:pPr>
        <w:spacing w:after="160" w:line="360" w:lineRule="auto"/>
        <w:jc w:val="both"/>
        <w:rPr>
          <w:sz w:val="28"/>
        </w:rPr>
      </w:pPr>
      <w:r>
        <w:rPr>
          <w:sz w:val="28"/>
        </w:rPr>
        <w:t>- с обратной связью по положению;</w:t>
      </w:r>
    </w:p>
    <w:p w14:paraId="0E717105" w14:textId="4DD6FE07" w:rsidR="00C825A4" w:rsidRDefault="00C825A4" w:rsidP="00C825A4">
      <w:pPr>
        <w:spacing w:after="160" w:line="360" w:lineRule="auto"/>
        <w:jc w:val="both"/>
        <w:rPr>
          <w:sz w:val="28"/>
        </w:rPr>
      </w:pPr>
      <w:r>
        <w:rPr>
          <w:sz w:val="28"/>
        </w:rPr>
        <w:t>- с обратными связями по положению и по скорости;</w:t>
      </w:r>
    </w:p>
    <w:p w14:paraId="54D36BAF" w14:textId="4BDC2A22" w:rsidR="00C825A4" w:rsidRDefault="00C825A4" w:rsidP="00C825A4">
      <w:pPr>
        <w:spacing w:after="160" w:line="360" w:lineRule="auto"/>
        <w:jc w:val="both"/>
        <w:rPr>
          <w:sz w:val="28"/>
        </w:rPr>
      </w:pPr>
      <w:r>
        <w:rPr>
          <w:sz w:val="28"/>
        </w:rPr>
        <w:t>- с обратными связями по положению, скорости и ускорению.</w:t>
      </w:r>
    </w:p>
    <w:p w14:paraId="5D34CEA8" w14:textId="666454F2" w:rsidR="00643FE4" w:rsidRPr="00C825A4" w:rsidRDefault="00643FE4" w:rsidP="00C825A4">
      <w:pPr>
        <w:spacing w:after="160" w:line="360" w:lineRule="auto"/>
        <w:jc w:val="both"/>
        <w:rPr>
          <w:ins w:id="844" w:author="Eugene" w:date="2019-05-21T21:09:00Z"/>
          <w:sz w:val="28"/>
        </w:rPr>
      </w:pPr>
      <w:r>
        <w:rPr>
          <w:sz w:val="28"/>
        </w:rP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 (рис. 1</w:t>
      </w:r>
      <w:ins w:id="845" w:author="Eugene" w:date="2019-05-28T19:11:00Z">
        <w:r w:rsidR="003D2D2A">
          <w:rPr>
            <w:sz w:val="28"/>
          </w:rPr>
          <w:t>8</w:t>
        </w:r>
      </w:ins>
      <w:del w:id="846" w:author="Eugene" w:date="2019-05-27T23:52:00Z">
        <w:r w:rsidDel="00B8276E">
          <w:rPr>
            <w:sz w:val="28"/>
          </w:rPr>
          <w:delText>9</w:delText>
        </w:r>
      </w:del>
      <w:r>
        <w:rPr>
          <w:sz w:val="28"/>
        </w:rPr>
        <w:t>).</w:t>
      </w:r>
      <w:r w:rsidR="00C11C8F">
        <w:rPr>
          <w:sz w:val="28"/>
        </w:rPr>
        <w:t xml:space="preserve"> </w:t>
      </w:r>
    </w:p>
    <w:p w14:paraId="6AC25946" w14:textId="379CE08E" w:rsidR="00E85345" w:rsidRDefault="003D73AE" w:rsidP="00E85345">
      <w:pPr>
        <w:spacing w:line="360" w:lineRule="auto"/>
        <w:jc w:val="center"/>
        <w:rPr>
          <w:sz w:val="28"/>
        </w:rPr>
      </w:pPr>
      <w:r>
        <w:rPr>
          <w:sz w:val="28"/>
        </w:rPr>
        <w:pict w14:anchorId="459C2A31">
          <v:shape id="_x0000_i1151" type="#_x0000_t75" style="width:466.95pt;height:151.4pt">
            <v:imagedata r:id="rId244" o:title="Марш реальность"/>
          </v:shape>
        </w:pict>
      </w:r>
    </w:p>
    <w:p w14:paraId="5CC991ED" w14:textId="6B52612D" w:rsidR="00E85345" w:rsidRDefault="00E85345" w:rsidP="00E85345">
      <w:pPr>
        <w:spacing w:after="160" w:line="360" w:lineRule="auto"/>
        <w:jc w:val="center"/>
        <w:rPr>
          <w:ins w:id="847" w:author="Eugene" w:date="2019-05-21T21:09:00Z"/>
        </w:rPr>
      </w:pPr>
      <w:ins w:id="848" w:author="Eugene" w:date="2019-05-21T21:09:00Z">
        <w:r w:rsidRPr="00D52C7B">
          <w:rPr>
            <w:sz w:val="28"/>
          </w:rPr>
          <w:t>Рис</w:t>
        </w:r>
        <w:r>
          <w:rPr>
            <w:sz w:val="28"/>
          </w:rPr>
          <w:t>унок</w:t>
        </w:r>
        <w:r w:rsidRPr="00D52C7B">
          <w:rPr>
            <w:sz w:val="28"/>
          </w:rPr>
          <w:t xml:space="preserve"> </w:t>
        </w:r>
        <w:r>
          <w:rPr>
            <w:sz w:val="28"/>
          </w:rPr>
          <w:t>1</w:t>
        </w:r>
      </w:ins>
      <w:ins w:id="849" w:author="Eugene" w:date="2019-05-27T23:52:00Z">
        <w:r w:rsidR="003D2D2A">
          <w:rPr>
            <w:sz w:val="28"/>
          </w:rPr>
          <w:t>8</w:t>
        </w:r>
      </w:ins>
      <w:del w:id="850" w:author="Eugene" w:date="2019-05-27T23:52:00Z">
        <w:r w:rsidR="00643FE4" w:rsidDel="00B8276E">
          <w:rPr>
            <w:sz w:val="28"/>
          </w:rPr>
          <w:delText>9</w:delText>
        </w:r>
      </w:del>
      <w:ins w:id="851" w:author="Eugene" w:date="2019-05-21T21:09:00Z">
        <w:r>
          <w:rPr>
            <w:sz w:val="28"/>
          </w:rPr>
          <w:t xml:space="preserve"> </w:t>
        </w:r>
        <w:r>
          <w:rPr>
            <w:sz w:val="28"/>
          </w:rPr>
          <w:sym w:font="Symbol" w:char="F02D"/>
        </w:r>
        <w:r>
          <w:rPr>
            <w:sz w:val="28"/>
          </w:rPr>
          <w:t xml:space="preserve"> </w:t>
        </w:r>
      </w:ins>
      <w:r>
        <w:rPr>
          <w:sz w:val="28"/>
        </w:rPr>
        <w:t>Структурная схема модели АНПА при движении по маршу</w:t>
      </w:r>
      <w:r w:rsidR="00990F18">
        <w:rPr>
          <w:sz w:val="28"/>
        </w:rPr>
        <w:t xml:space="preserve"> с обратными связями</w:t>
      </w:r>
    </w:p>
    <w:p w14:paraId="4D129421" w14:textId="6AA9A0AD" w:rsidR="00E85345" w:rsidRPr="005E0A78" w:rsidRDefault="00C11C8F" w:rsidP="00C11C8F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схеме присутствуют размерные коэффициенты К</w:t>
      </w:r>
      <w:r w:rsidRPr="00C11C8F">
        <w:rPr>
          <w:sz w:val="28"/>
          <w:vertAlign w:val="subscript"/>
        </w:rPr>
        <w:t>1</w:t>
      </w:r>
      <w:r>
        <w:rPr>
          <w:sz w:val="28"/>
        </w:rPr>
        <w:t xml:space="preserve"> и К</w:t>
      </w:r>
      <w:r w:rsidRPr="00C11C8F">
        <w:rPr>
          <w:sz w:val="28"/>
          <w:vertAlign w:val="subscript"/>
        </w:rPr>
        <w:t>2</w:t>
      </w:r>
      <w:r>
        <w:rPr>
          <w:sz w:val="28"/>
        </w:rPr>
        <w:t>, которые и необходимо синтезировать.</w:t>
      </w:r>
      <w:r w:rsidR="002544AB">
        <w:rPr>
          <w:sz w:val="28"/>
        </w:rPr>
        <w:t xml:space="preserve"> Однако прежде необходимо определить все неизвестные величины, присутствующие в уравне</w:t>
      </w:r>
      <w:r w:rsidR="004F59D9">
        <w:rPr>
          <w:sz w:val="28"/>
        </w:rPr>
        <w:t>ниях системы 15</w:t>
      </w:r>
      <w:r w:rsidR="002544AB">
        <w:rPr>
          <w:sz w:val="28"/>
        </w:rPr>
        <w:t>.</w:t>
      </w:r>
    </w:p>
    <w:p w14:paraId="4C1A6943" w14:textId="77777777" w:rsidR="005E0A78" w:rsidRPr="005E0A78" w:rsidRDefault="005E0A78" w:rsidP="005E0A78"/>
    <w:p w14:paraId="0EB0D5C5" w14:textId="5A6E1040" w:rsidR="008010C2" w:rsidRPr="0032724C" w:rsidRDefault="00612513" w:rsidP="002D5C23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52" w:name="_Toc9974277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877FB5" w:rsidRPr="0032724C">
        <w:rPr>
          <w:rFonts w:ascii="Times New Roman" w:hAnsi="Times New Roman" w:cs="Times New Roman"/>
          <w:b/>
          <w:color w:val="000000" w:themeColor="text1"/>
          <w:sz w:val="28"/>
        </w:rPr>
        <w:t>.6.1 Определение коэффициента присоединённых масс</w:t>
      </w:r>
      <w:bookmarkEnd w:id="852"/>
    </w:p>
    <w:p w14:paraId="66E88276" w14:textId="77777777" w:rsidR="00877FB5" w:rsidRPr="00877FB5" w:rsidRDefault="00877FB5" w:rsidP="00877FB5"/>
    <w:p w14:paraId="1DCE5307" w14:textId="6B469A0B" w:rsidR="001A319E" w:rsidRDefault="008010C2" w:rsidP="003B5ED5">
      <w:pPr>
        <w:spacing w:after="160" w:line="360" w:lineRule="auto"/>
        <w:jc w:val="both"/>
        <w:rPr>
          <w:ins w:id="853" w:author="Eugene" w:date="2019-05-21T21:09:00Z"/>
          <w:sz w:val="28"/>
        </w:rPr>
      </w:pPr>
      <w:r>
        <w:rPr>
          <w:rFonts w:eastAsiaTheme="majorEastAsia"/>
          <w:sz w:val="28"/>
          <w:szCs w:val="32"/>
        </w:rPr>
        <w:tab/>
        <w:t xml:space="preserve"> Для составления математической модели АНПА при движении по маршу определи</w:t>
      </w:r>
      <w:ins w:id="854" w:author="Ольга Гладкова" w:date="2019-03-30T14:25:00Z">
        <w:r w:rsidR="006E6D9D">
          <w:rPr>
            <w:rFonts w:eastAsiaTheme="majorEastAsia"/>
            <w:sz w:val="28"/>
            <w:szCs w:val="32"/>
          </w:rPr>
          <w:t xml:space="preserve">м </w:t>
        </w:r>
      </w:ins>
      <w:r>
        <w:rPr>
          <w:rFonts w:eastAsiaTheme="majorEastAsia"/>
          <w:sz w:val="28"/>
          <w:szCs w:val="32"/>
        </w:rPr>
        <w:t>коэффициент присоединённых масс</w:t>
      </w:r>
      <w:ins w:id="855" w:author="Eugene" w:date="2019-05-21T20:32:00Z">
        <w:r w:rsidR="00D3544E">
          <w:rPr>
            <w:rFonts w:eastAsiaTheme="majorEastAsia"/>
            <w:sz w:val="28"/>
            <w:szCs w:val="32"/>
          </w:rPr>
          <w:t xml:space="preserve"> </w:t>
        </w:r>
      </w:ins>
      <w:r w:rsidR="00F46909" w:rsidRPr="00F46909">
        <w:rPr>
          <w:position w:val="-12"/>
        </w:rPr>
        <w:object w:dxaOrig="320" w:dyaOrig="360" w14:anchorId="43AAF328">
          <v:shape id="_x0000_i1152" type="#_x0000_t75" style="width:22.25pt;height:22.25pt" o:ole="">
            <v:imagedata r:id="rId245" o:title=""/>
          </v:shape>
          <o:OLEObject Type="Embed" ProgID="Equation.DSMT4" ShapeID="_x0000_i1152" DrawAspect="Content" ObjectID="_1670349494" r:id="rId246"/>
        </w:object>
      </w:r>
      <w:r w:rsidR="00F46909">
        <w:rPr>
          <w:sz w:val="28"/>
        </w:rPr>
        <w:t xml:space="preserve">. Для его </w:t>
      </w:r>
      <w:r w:rsidR="00F46909">
        <w:rPr>
          <w:sz w:val="28"/>
        </w:rPr>
        <w:lastRenderedPageBreak/>
        <w:t>нахождения воспользуемся методом эквивалентного эллипсоида</w:t>
      </w:r>
      <w:r w:rsidR="00FA6259">
        <w:rPr>
          <w:sz w:val="28"/>
        </w:rPr>
        <w:t xml:space="preserve">, описанным в </w:t>
      </w:r>
      <w:r w:rsidR="00F46909" w:rsidRPr="00FA6259">
        <w:rPr>
          <w:sz w:val="28"/>
        </w:rPr>
        <w:t>[</w:t>
      </w:r>
      <w:r w:rsidR="00C97205" w:rsidRPr="00975B8F">
        <w:rPr>
          <w:sz w:val="28"/>
        </w:rPr>
        <w:t>8</w:t>
      </w:r>
      <w:r w:rsidR="00C97205">
        <w:rPr>
          <w:sz w:val="28"/>
        </w:rPr>
        <w:t>, 9</w:t>
      </w:r>
      <w:r w:rsidR="00F46909" w:rsidRPr="00FA6259">
        <w:rPr>
          <w:sz w:val="28"/>
        </w:rPr>
        <w:t>]</w:t>
      </w:r>
      <w:r w:rsidR="00FA6259">
        <w:rPr>
          <w:sz w:val="28"/>
        </w:rPr>
        <w:t xml:space="preserve">. Для начала необходимо определить полуоси </w:t>
      </w:r>
      <w:ins w:id="856" w:author="Eugene" w:date="2019-05-21T21:08:00Z">
        <w:r w:rsidR="001A319E" w:rsidRPr="001A319E">
          <w:rPr>
            <w:i/>
            <w:sz w:val="28"/>
            <w:lang w:val="en-US"/>
            <w:rPrChange w:id="857" w:author="Eugene" w:date="2019-05-21T21:08:00Z">
              <w:rPr>
                <w:sz w:val="28"/>
                <w:lang w:val="en-US"/>
              </w:rPr>
            </w:rPrChange>
          </w:rPr>
          <w:t>a</w:t>
        </w:r>
        <w:r w:rsidR="001A319E" w:rsidRPr="001A319E">
          <w:rPr>
            <w:i/>
            <w:sz w:val="28"/>
            <w:rPrChange w:id="858" w:author="Eugene" w:date="2019-05-21T21:08:00Z">
              <w:rPr>
                <w:sz w:val="28"/>
                <w:lang w:val="en-US"/>
              </w:rPr>
            </w:rPrChange>
          </w:rPr>
          <w:t xml:space="preserve">, </w:t>
        </w:r>
        <w:r w:rsidR="001A319E" w:rsidRPr="001A319E">
          <w:rPr>
            <w:i/>
            <w:sz w:val="28"/>
            <w:lang w:val="en-US"/>
            <w:rPrChange w:id="859" w:author="Eugene" w:date="2019-05-21T21:08:00Z">
              <w:rPr>
                <w:sz w:val="28"/>
                <w:lang w:val="en-US"/>
              </w:rPr>
            </w:rPrChange>
          </w:rPr>
          <w:t>b</w:t>
        </w:r>
        <w:r w:rsidR="001A319E" w:rsidRPr="001A319E">
          <w:rPr>
            <w:sz w:val="28"/>
            <w:rPrChange w:id="860" w:author="Eugene" w:date="2019-05-21T21:08:00Z">
              <w:rPr>
                <w:sz w:val="28"/>
                <w:lang w:val="en-US"/>
              </w:rPr>
            </w:rPrChange>
          </w:rPr>
          <w:t xml:space="preserve"> </w:t>
        </w:r>
        <w:r w:rsidR="001A319E">
          <w:rPr>
            <w:sz w:val="28"/>
          </w:rPr>
          <w:t xml:space="preserve">и </w:t>
        </w:r>
        <w:r w:rsidR="001A319E" w:rsidRPr="001A319E">
          <w:rPr>
            <w:i/>
            <w:sz w:val="28"/>
            <w:lang w:val="en-US"/>
            <w:rPrChange w:id="861" w:author="Eugene" w:date="2019-05-21T21:08:00Z">
              <w:rPr>
                <w:sz w:val="28"/>
                <w:lang w:val="en-US"/>
              </w:rPr>
            </w:rPrChange>
          </w:rPr>
          <w:t>c</w:t>
        </w:r>
        <w:r w:rsidR="001A319E" w:rsidRPr="001A319E">
          <w:rPr>
            <w:sz w:val="28"/>
            <w:rPrChange w:id="862" w:author="Eugene" w:date="2019-05-21T21:08:00Z">
              <w:rPr>
                <w:sz w:val="28"/>
                <w:lang w:val="en-US"/>
              </w:rPr>
            </w:rPrChange>
          </w:rPr>
          <w:t xml:space="preserve"> </w:t>
        </w:r>
      </w:ins>
      <w:r w:rsidR="00FA6259">
        <w:rPr>
          <w:sz w:val="28"/>
        </w:rPr>
        <w:t>эквивалентного эллипсоида</w:t>
      </w:r>
      <w:ins w:id="863" w:author="Eugene" w:date="2019-05-21T21:09:00Z">
        <w:r w:rsidR="001A319E" w:rsidRPr="001A319E">
          <w:rPr>
            <w:sz w:val="28"/>
            <w:rPrChange w:id="864" w:author="Eugene" w:date="2019-05-21T21:09:00Z">
              <w:rPr>
                <w:sz w:val="28"/>
                <w:lang w:val="en-US"/>
              </w:rPr>
            </w:rPrChange>
          </w:rPr>
          <w:t xml:space="preserve"> </w:t>
        </w:r>
      </w:ins>
      <w:ins w:id="865" w:author="Eugene" w:date="2019-05-21T21:08:00Z">
        <w:r w:rsidR="001A319E" w:rsidRPr="001A319E">
          <w:rPr>
            <w:sz w:val="28"/>
            <w:rPrChange w:id="866" w:author="Eugene" w:date="2019-05-21T21:09:00Z">
              <w:rPr>
                <w:sz w:val="28"/>
                <w:lang w:val="en-US"/>
              </w:rPr>
            </w:rPrChange>
          </w:rPr>
          <w:t>(</w:t>
        </w:r>
      </w:ins>
      <w:ins w:id="867" w:author="Eugene" w:date="2019-05-21T21:09:00Z">
        <w:r w:rsidR="001A319E">
          <w:rPr>
            <w:sz w:val="28"/>
          </w:rPr>
          <w:t xml:space="preserve">см. рисунок </w:t>
        </w:r>
      </w:ins>
      <w:ins w:id="868" w:author="Eugene" w:date="2019-05-27T23:52:00Z">
        <w:r w:rsidR="003D2D2A">
          <w:rPr>
            <w:sz w:val="28"/>
          </w:rPr>
          <w:t>19</w:t>
        </w:r>
      </w:ins>
      <w:del w:id="869" w:author="Eugene" w:date="2019-05-27T23:52:00Z">
        <w:r w:rsidR="00EC190F" w:rsidDel="00B8276E">
          <w:rPr>
            <w:sz w:val="28"/>
          </w:rPr>
          <w:delText>20</w:delText>
        </w:r>
      </w:del>
      <w:ins w:id="870" w:author="Eugene" w:date="2019-05-21T21:08:00Z">
        <w:r w:rsidR="001A319E" w:rsidRPr="001A319E">
          <w:rPr>
            <w:sz w:val="28"/>
            <w:rPrChange w:id="871" w:author="Eugene" w:date="2019-05-21T21:09:00Z">
              <w:rPr>
                <w:sz w:val="28"/>
                <w:lang w:val="en-US"/>
              </w:rPr>
            </w:rPrChange>
          </w:rPr>
          <w:t>)</w:t>
        </w:r>
      </w:ins>
      <w:r w:rsidR="00FA6259">
        <w:rPr>
          <w:sz w:val="28"/>
        </w:rPr>
        <w:t xml:space="preserve">. </w:t>
      </w:r>
    </w:p>
    <w:p w14:paraId="6BF5F71C" w14:textId="336BAA32" w:rsidR="001A319E" w:rsidRDefault="003D73AE">
      <w:pPr>
        <w:spacing w:after="160" w:line="360" w:lineRule="auto"/>
        <w:jc w:val="center"/>
        <w:rPr>
          <w:ins w:id="872" w:author="Eugene" w:date="2019-05-21T21:09:00Z"/>
          <w:sz w:val="28"/>
        </w:rPr>
        <w:pPrChange w:id="873" w:author="Eugene" w:date="2019-05-21T21:09:00Z">
          <w:pPr>
            <w:spacing w:after="160" w:line="360" w:lineRule="auto"/>
            <w:jc w:val="both"/>
          </w:pPr>
        </w:pPrChange>
      </w:pPr>
      <w:ins w:id="874" w:author="Eugene" w:date="2019-05-21T21:09:00Z">
        <w:r>
          <w:rPr>
            <w:sz w:val="28"/>
          </w:rPr>
          <w:pict w14:anchorId="305AC49F">
            <v:shape id="_x0000_i1153" type="#_x0000_t75" style="width:240.35pt;height:173.65pt">
              <v:imagedata r:id="rId247" o:title="Полуоси" croptop="9466f" cropbottom="9440f"/>
            </v:shape>
          </w:pict>
        </w:r>
      </w:ins>
    </w:p>
    <w:p w14:paraId="48097ABD" w14:textId="522F3497" w:rsidR="00A7510D" w:rsidRDefault="00A7510D" w:rsidP="00A7510D">
      <w:pPr>
        <w:spacing w:after="160" w:line="360" w:lineRule="auto"/>
        <w:jc w:val="center"/>
        <w:rPr>
          <w:ins w:id="875" w:author="Eugene" w:date="2019-05-21T21:09:00Z"/>
        </w:rPr>
      </w:pPr>
      <w:ins w:id="876" w:author="Eugene" w:date="2019-05-21T21:09:00Z">
        <w:r w:rsidRPr="00D52C7B">
          <w:rPr>
            <w:sz w:val="28"/>
          </w:rPr>
          <w:t>Рис</w:t>
        </w:r>
        <w:r>
          <w:rPr>
            <w:sz w:val="28"/>
          </w:rPr>
          <w:t>унок</w:t>
        </w:r>
        <w:r w:rsidRPr="00D52C7B">
          <w:rPr>
            <w:sz w:val="28"/>
          </w:rPr>
          <w:t xml:space="preserve"> </w:t>
        </w:r>
      </w:ins>
      <w:ins w:id="877" w:author="Eugene" w:date="2019-05-27T23:52:00Z">
        <w:r w:rsidR="003D2D2A">
          <w:rPr>
            <w:sz w:val="28"/>
          </w:rPr>
          <w:t>19</w:t>
        </w:r>
      </w:ins>
      <w:del w:id="878" w:author="Eugene" w:date="2019-05-27T23:52:00Z">
        <w:r w:rsidR="00EC190F" w:rsidDel="00B8276E">
          <w:rPr>
            <w:sz w:val="28"/>
          </w:rPr>
          <w:delText>20</w:delText>
        </w:r>
      </w:del>
      <w:ins w:id="879" w:author="Eugene" w:date="2019-05-21T21:09:00Z">
        <w:r>
          <w:rPr>
            <w:sz w:val="28"/>
          </w:rPr>
          <w:t xml:space="preserve"> </w:t>
        </w:r>
        <w:r>
          <w:rPr>
            <w:sz w:val="28"/>
          </w:rPr>
          <w:sym w:font="Symbol" w:char="F02D"/>
        </w:r>
        <w:r>
          <w:rPr>
            <w:sz w:val="28"/>
          </w:rPr>
          <w:t xml:space="preserve"> Расположение полуосей эллипсоида</w:t>
        </w:r>
      </w:ins>
    </w:p>
    <w:p w14:paraId="6E518AC2" w14:textId="568CA07E" w:rsidR="00FA6259" w:rsidRPr="001A319E" w:rsidRDefault="00FA6259" w:rsidP="003B5ED5">
      <w:pPr>
        <w:spacing w:after="160" w:line="360" w:lineRule="auto"/>
        <w:jc w:val="both"/>
        <w:rPr>
          <w:sz w:val="28"/>
          <w:rPrChange w:id="880" w:author="Eugene" w:date="2019-05-21T21:08:00Z">
            <w:rPr>
              <w:sz w:val="28"/>
              <w:lang w:val="en-US"/>
            </w:rPr>
          </w:rPrChange>
        </w:rPr>
      </w:pPr>
      <w:r>
        <w:rPr>
          <w:sz w:val="28"/>
        </w:rPr>
        <w:t xml:space="preserve">В </w:t>
      </w:r>
      <w:r w:rsidRPr="00FA6259">
        <w:rPr>
          <w:sz w:val="28"/>
        </w:rPr>
        <w:t xml:space="preserve">[13] </w:t>
      </w:r>
      <w:r>
        <w:rPr>
          <w:sz w:val="28"/>
        </w:rPr>
        <w:t xml:space="preserve">рекомендуется выбирать </w:t>
      </w:r>
      <w:r w:rsidR="00E11BFD" w:rsidRPr="00FA6259">
        <w:rPr>
          <w:position w:val="-24"/>
        </w:rPr>
        <w:object w:dxaOrig="1860" w:dyaOrig="620" w14:anchorId="59AA4AF5">
          <v:shape id="_x0000_i1154" type="#_x0000_t75" style="width:129.2pt;height:42.35pt" o:ole="">
            <v:imagedata r:id="rId248" o:title=""/>
          </v:shape>
          <o:OLEObject Type="Embed" ProgID="Equation.DSMT4" ShapeID="_x0000_i1154" DrawAspect="Content" ObjectID="_1670349495" r:id="rId249"/>
        </w:object>
      </w:r>
      <w:del w:id="881" w:author="Eugene" w:date="2019-05-27T23:45:00Z">
        <w:r w:rsidDel="00E11BFD">
          <w:rPr>
            <w:sz w:val="28"/>
          </w:rPr>
          <w:delText>мм</w:delText>
        </w:r>
        <w:r w:rsidRPr="001A319E" w:rsidDel="00E11BFD">
          <w:rPr>
            <w:sz w:val="28"/>
            <w:rPrChange w:id="882" w:author="Eugene" w:date="2019-05-21T21:08:00Z">
              <w:rPr>
                <w:sz w:val="28"/>
                <w:lang w:val="en-US"/>
              </w:rPr>
            </w:rPrChange>
          </w:rPr>
          <w:delText>;</w:delText>
        </w:r>
      </w:del>
    </w:p>
    <w:p w14:paraId="3D57BC83" w14:textId="540FDCDC" w:rsidR="00FA6259" w:rsidRPr="00FA6259" w:rsidRDefault="00E11BFD" w:rsidP="003B5ED5">
      <w:pPr>
        <w:spacing w:after="160" w:line="360" w:lineRule="auto"/>
        <w:jc w:val="both"/>
        <w:rPr>
          <w:sz w:val="28"/>
        </w:rPr>
      </w:pPr>
      <w:r w:rsidRPr="00FA6259">
        <w:rPr>
          <w:position w:val="-24"/>
        </w:rPr>
        <w:object w:dxaOrig="1860" w:dyaOrig="620" w14:anchorId="6BA52FB8">
          <v:shape id="_x0000_i1155" type="#_x0000_t75" style="width:129.2pt;height:42.35pt" o:ole="">
            <v:imagedata r:id="rId250" o:title=""/>
          </v:shape>
          <o:OLEObject Type="Embed" ProgID="Equation.DSMT4" ShapeID="_x0000_i1155" DrawAspect="Content" ObjectID="_1670349496" r:id="rId251"/>
        </w:object>
      </w:r>
      <w:del w:id="883" w:author="Eugene" w:date="2019-05-27T23:45:00Z">
        <w:r w:rsidR="00FA6259" w:rsidDel="00E11BFD">
          <w:rPr>
            <w:sz w:val="28"/>
          </w:rPr>
          <w:delText>мм</w:delText>
        </w:r>
      </w:del>
    </w:p>
    <w:p w14:paraId="65B8763B" w14:textId="65047F76" w:rsidR="00FA6259" w:rsidRDefault="00E11BFD" w:rsidP="003B5ED5">
      <w:pPr>
        <w:spacing w:after="160" w:line="360" w:lineRule="auto"/>
        <w:jc w:val="both"/>
        <w:rPr>
          <w:ins w:id="884" w:author="Eugene" w:date="2019-05-21T21:10:00Z"/>
          <w:sz w:val="28"/>
        </w:rPr>
      </w:pPr>
      <w:r w:rsidRPr="00FA6259">
        <w:rPr>
          <w:position w:val="-54"/>
        </w:rPr>
        <w:object w:dxaOrig="2360" w:dyaOrig="920" w14:anchorId="709C9A36">
          <v:shape id="_x0000_i1156" type="#_x0000_t75" style="width:162pt;height:62.45pt" o:ole="">
            <v:imagedata r:id="rId252" o:title=""/>
          </v:shape>
          <o:OLEObject Type="Embed" ProgID="Equation.DSMT4" ShapeID="_x0000_i1156" DrawAspect="Content" ObjectID="_1670349497" r:id="rId253"/>
        </w:object>
      </w:r>
    </w:p>
    <w:p w14:paraId="75AF6FA4" w14:textId="4A770C13" w:rsidR="00CA71AF" w:rsidRPr="005F16D6" w:rsidRDefault="00CA71AF" w:rsidP="003B5ED5">
      <w:pPr>
        <w:spacing w:after="160" w:line="360" w:lineRule="auto"/>
        <w:jc w:val="both"/>
        <w:rPr>
          <w:ins w:id="885" w:author="Eugene" w:date="2019-05-21T21:08:00Z"/>
          <w:sz w:val="28"/>
          <w:rPrChange w:id="886" w:author="Eugene" w:date="2019-05-21T21:12:00Z">
            <w:rPr>
              <w:ins w:id="887" w:author="Eugene" w:date="2019-05-21T21:08:00Z"/>
            </w:rPr>
          </w:rPrChange>
        </w:rPr>
      </w:pPr>
      <w:ins w:id="888" w:author="Eugene" w:date="2019-05-21T21:10:00Z">
        <w:r>
          <w:rPr>
            <w:sz w:val="28"/>
          </w:rPr>
          <w:t xml:space="preserve">где </w:t>
        </w:r>
      </w:ins>
      <w:ins w:id="889" w:author="Eugene" w:date="2019-05-21T21:12:00Z">
        <w:r w:rsidR="005F16D6">
          <w:rPr>
            <w:sz w:val="28"/>
            <w:lang w:val="en-US"/>
          </w:rPr>
          <w:t>B</w:t>
        </w:r>
        <w:r w:rsidR="005F16D6" w:rsidRPr="005F16D6">
          <w:rPr>
            <w:sz w:val="28"/>
            <w:rPrChange w:id="890" w:author="Eugene" w:date="2019-05-21T21:12:00Z">
              <w:rPr>
                <w:sz w:val="28"/>
                <w:lang w:val="en-US"/>
              </w:rPr>
            </w:rPrChange>
          </w:rPr>
          <w:t>,</w:t>
        </w:r>
        <w:r w:rsidR="005F16D6">
          <w:rPr>
            <w:sz w:val="28"/>
          </w:rPr>
          <w:t xml:space="preserve"> </w:t>
        </w:r>
        <w:r w:rsidR="005F16D6">
          <w:rPr>
            <w:sz w:val="28"/>
            <w:lang w:val="en-US"/>
          </w:rPr>
          <w:t>D</w:t>
        </w:r>
        <w:r w:rsidR="005F16D6" w:rsidRPr="005F16D6">
          <w:rPr>
            <w:sz w:val="28"/>
            <w:rPrChange w:id="891" w:author="Eugene" w:date="2019-05-21T21:12:00Z">
              <w:rPr>
                <w:sz w:val="28"/>
                <w:lang w:val="en-US"/>
              </w:rPr>
            </w:rPrChange>
          </w:rPr>
          <w:t xml:space="preserve"> </w:t>
        </w:r>
      </w:ins>
      <w:ins w:id="892" w:author="Eugene" w:date="2019-05-21T21:13:00Z">
        <w:r w:rsidR="005F16D6">
          <w:rPr>
            <w:sz w:val="28"/>
          </w:rPr>
          <w:t>–</w:t>
        </w:r>
      </w:ins>
      <w:ins w:id="893" w:author="Eugene" w:date="2019-05-21T21:12:00Z">
        <w:r w:rsidR="005F16D6" w:rsidRPr="005F16D6">
          <w:rPr>
            <w:sz w:val="28"/>
            <w:rPrChange w:id="894" w:author="Eugene" w:date="2019-05-21T21:12:00Z">
              <w:rPr>
                <w:sz w:val="28"/>
                <w:lang w:val="en-US"/>
              </w:rPr>
            </w:rPrChange>
          </w:rPr>
          <w:t xml:space="preserve"> </w:t>
        </w:r>
      </w:ins>
      <w:ins w:id="895" w:author="Eugene" w:date="2019-05-21T21:13:00Z">
        <w:r w:rsidR="005F16D6">
          <w:rPr>
            <w:sz w:val="28"/>
          </w:rPr>
          <w:t>ширина и высота ПА по габаритам;</w:t>
        </w:r>
      </w:ins>
    </w:p>
    <w:p w14:paraId="7908C094" w14:textId="357FD146" w:rsidR="001A319E" w:rsidRPr="005F16D6" w:rsidRDefault="005F16D6" w:rsidP="003B5ED5">
      <w:pPr>
        <w:spacing w:after="160" w:line="360" w:lineRule="auto"/>
        <w:jc w:val="both"/>
        <w:rPr>
          <w:sz w:val="28"/>
        </w:rPr>
      </w:pPr>
      <w:ins w:id="896" w:author="Eugene" w:date="2019-05-21T21:12:00Z">
        <w:r>
          <w:rPr>
            <w:sz w:val="28"/>
            <w:lang w:val="en-US"/>
          </w:rPr>
          <w:t>V</w:t>
        </w:r>
        <w:r w:rsidRPr="005F16D6">
          <w:rPr>
            <w:sz w:val="28"/>
            <w:rPrChange w:id="897" w:author="Eugene" w:date="2019-05-21T21:12:00Z">
              <w:rPr>
                <w:sz w:val="28"/>
                <w:lang w:val="en-US"/>
              </w:rPr>
            </w:rPrChange>
          </w:rPr>
          <w:t xml:space="preserve"> </w:t>
        </w:r>
      </w:ins>
      <w:ins w:id="898" w:author="Eugene" w:date="2019-05-21T21:13:00Z">
        <w:r>
          <w:rPr>
            <w:sz w:val="28"/>
          </w:rPr>
          <w:t>–</w:t>
        </w:r>
      </w:ins>
      <w:ins w:id="899" w:author="Eugene" w:date="2019-05-21T21:12:00Z">
        <w:r w:rsidRPr="005F16D6">
          <w:rPr>
            <w:sz w:val="28"/>
            <w:rPrChange w:id="900" w:author="Eugene" w:date="2019-05-21T21:12:00Z">
              <w:rPr>
                <w:sz w:val="28"/>
                <w:lang w:val="en-US"/>
              </w:rPr>
            </w:rPrChange>
          </w:rPr>
          <w:t xml:space="preserve"> </w:t>
        </w:r>
      </w:ins>
      <w:ins w:id="901" w:author="Eugene" w:date="2019-05-21T21:13:00Z">
        <w:r>
          <w:rPr>
            <w:sz w:val="28"/>
          </w:rPr>
          <w:t>объём вытесненной аппаратом жидкости</w:t>
        </w:r>
      </w:ins>
      <w:ins w:id="902" w:author="Eugene" w:date="2019-05-27T23:46:00Z">
        <w:r w:rsidR="00ED6631" w:rsidRPr="00ED6631">
          <w:rPr>
            <w:sz w:val="28"/>
            <w:rPrChange w:id="903" w:author="Eugene" w:date="2019-05-27T23:46:00Z">
              <w:rPr>
                <w:sz w:val="28"/>
                <w:lang w:val="en-US"/>
              </w:rPr>
            </w:rPrChange>
          </w:rPr>
          <w:t xml:space="preserve">, </w:t>
        </w:r>
        <w:r w:rsidR="00ED6631">
          <w:rPr>
            <w:sz w:val="28"/>
          </w:rPr>
          <w:t>мм</w:t>
        </w:r>
        <w:r w:rsidR="00ED6631" w:rsidRPr="00ED6631">
          <w:rPr>
            <w:sz w:val="28"/>
            <w:vertAlign w:val="superscript"/>
            <w:rPrChange w:id="904" w:author="Eugene" w:date="2019-05-27T23:46:00Z">
              <w:rPr>
                <w:sz w:val="28"/>
              </w:rPr>
            </w:rPrChange>
          </w:rPr>
          <w:t>3</w:t>
        </w:r>
      </w:ins>
      <w:ins w:id="905" w:author="Eugene" w:date="2019-05-21T21:13:00Z">
        <w:r>
          <w:rPr>
            <w:sz w:val="28"/>
          </w:rPr>
          <w:t>.</w:t>
        </w:r>
      </w:ins>
    </w:p>
    <w:p w14:paraId="4C015748" w14:textId="77777777" w:rsidR="002F21C9" w:rsidRDefault="00CF5592" w:rsidP="003B5ED5">
      <w:pPr>
        <w:spacing w:after="160" w:line="360" w:lineRule="auto"/>
        <w:jc w:val="both"/>
        <w:rPr>
          <w:sz w:val="28"/>
        </w:rPr>
      </w:pPr>
      <w:r>
        <w:rPr>
          <w:sz w:val="28"/>
        </w:rPr>
        <w:t xml:space="preserve">Габаритные размеры и объём АНПА взяты из таблицы </w:t>
      </w:r>
      <w:ins w:id="906" w:author="Eugene" w:date="2019-05-21T21:12:00Z">
        <w:r w:rsidR="005F16D6" w:rsidRPr="005F16D6">
          <w:rPr>
            <w:sz w:val="28"/>
            <w:rPrChange w:id="907" w:author="Eugene" w:date="2019-05-21T21:12:00Z">
              <w:rPr>
                <w:sz w:val="28"/>
                <w:lang w:val="en-US"/>
              </w:rPr>
            </w:rPrChange>
          </w:rPr>
          <w:t>2</w:t>
        </w:r>
      </w:ins>
      <w:del w:id="908" w:author="Eugene" w:date="2019-05-21T21:12:00Z">
        <w:r w:rsidDel="005F16D6">
          <w:rPr>
            <w:sz w:val="28"/>
          </w:rPr>
          <w:delText>1</w:delText>
        </w:r>
      </w:del>
      <w:r>
        <w:rPr>
          <w:sz w:val="28"/>
        </w:rPr>
        <w:t>.</w:t>
      </w:r>
      <w:r w:rsidR="008B7AFB">
        <w:rPr>
          <w:sz w:val="28"/>
        </w:rPr>
        <w:t xml:space="preserve"> Рассчитаем также вспомогательные параметры: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F21C9" w14:paraId="75C03A37" w14:textId="77777777" w:rsidTr="002F21C9">
        <w:tc>
          <w:tcPr>
            <w:tcW w:w="4672" w:type="dxa"/>
            <w:vAlign w:val="center"/>
          </w:tcPr>
          <w:p w14:paraId="06B0B1F0" w14:textId="67CE8395" w:rsidR="002F21C9" w:rsidRDefault="002F21C9" w:rsidP="003B5ED5">
            <w:pPr>
              <w:spacing w:after="160" w:line="360" w:lineRule="auto"/>
              <w:jc w:val="both"/>
              <w:rPr>
                <w:sz w:val="28"/>
              </w:rPr>
            </w:pPr>
            <w:r w:rsidRPr="008B7AFB">
              <w:rPr>
                <w:position w:val="-24"/>
              </w:rPr>
              <w:object w:dxaOrig="1260" w:dyaOrig="620" w14:anchorId="63344882">
                <v:shape id="_x0000_i1157" type="#_x0000_t75" style="width:85.75pt;height:42.35pt" o:ole="">
                  <v:imagedata r:id="rId254" o:title=""/>
                </v:shape>
                <o:OLEObject Type="Embed" ProgID="Equation.DSMT4" ShapeID="_x0000_i1157" DrawAspect="Content" ObjectID="_1670349498" r:id="rId255"/>
              </w:object>
            </w:r>
          </w:p>
        </w:tc>
        <w:tc>
          <w:tcPr>
            <w:tcW w:w="4673" w:type="dxa"/>
            <w:vAlign w:val="center"/>
          </w:tcPr>
          <w:p w14:paraId="43A6EC33" w14:textId="74B556FA" w:rsidR="002F21C9" w:rsidRDefault="002F21C9" w:rsidP="002F21C9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(23)</w:t>
            </w:r>
          </w:p>
        </w:tc>
      </w:tr>
      <w:tr w:rsidR="002F21C9" w14:paraId="6E7D5C6A" w14:textId="77777777" w:rsidTr="002F21C9">
        <w:tc>
          <w:tcPr>
            <w:tcW w:w="4672" w:type="dxa"/>
            <w:vAlign w:val="center"/>
          </w:tcPr>
          <w:p w14:paraId="778371AD" w14:textId="2648744A" w:rsidR="002F21C9" w:rsidRPr="008B7AFB" w:rsidRDefault="002F21C9" w:rsidP="003B5ED5">
            <w:pPr>
              <w:spacing w:after="160" w:line="360" w:lineRule="auto"/>
              <w:jc w:val="both"/>
            </w:pPr>
            <w:r w:rsidRPr="008B7AFB">
              <w:rPr>
                <w:position w:val="-24"/>
              </w:rPr>
              <w:object w:dxaOrig="1320" w:dyaOrig="620" w14:anchorId="2CFDF90F">
                <v:shape id="_x0000_i1158" type="#_x0000_t75" style="width:92.1pt;height:42.35pt" o:ole="">
                  <v:imagedata r:id="rId256" o:title=""/>
                </v:shape>
                <o:OLEObject Type="Embed" ProgID="Equation.DSMT4" ShapeID="_x0000_i1158" DrawAspect="Content" ObjectID="_1670349499" r:id="rId257"/>
              </w:object>
            </w:r>
          </w:p>
        </w:tc>
        <w:tc>
          <w:tcPr>
            <w:tcW w:w="4673" w:type="dxa"/>
            <w:vAlign w:val="center"/>
          </w:tcPr>
          <w:p w14:paraId="08ACF69B" w14:textId="6BD697F3" w:rsidR="002F21C9" w:rsidRDefault="002F21C9" w:rsidP="002F21C9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(24)</w:t>
            </w:r>
          </w:p>
        </w:tc>
      </w:tr>
    </w:tbl>
    <w:p w14:paraId="1371385B" w14:textId="77777777" w:rsidR="002F21C9" w:rsidDel="00E179A3" w:rsidRDefault="002F21C9" w:rsidP="003B5ED5">
      <w:pPr>
        <w:spacing w:after="160" w:line="360" w:lineRule="auto"/>
        <w:jc w:val="both"/>
        <w:rPr>
          <w:del w:id="909" w:author="Eugene" w:date="2019-05-27T22:40:00Z"/>
          <w:sz w:val="28"/>
        </w:rPr>
      </w:pPr>
    </w:p>
    <w:p w14:paraId="077561D0" w14:textId="627A17DC" w:rsidR="00CF5592" w:rsidRPr="002F21C9" w:rsidDel="00E179A3" w:rsidRDefault="008B7AFB" w:rsidP="003B5ED5">
      <w:pPr>
        <w:spacing w:after="160" w:line="360" w:lineRule="auto"/>
        <w:jc w:val="both"/>
        <w:rPr>
          <w:del w:id="910" w:author="Eugene" w:date="2019-05-27T22:40:00Z"/>
          <w:sz w:val="28"/>
        </w:rPr>
      </w:pPr>
      <w:del w:id="911" w:author="Eugene" w:date="2019-05-27T22:40:00Z">
        <w:r w:rsidDel="00E179A3">
          <w:rPr>
            <w:sz w:val="28"/>
          </w:rPr>
          <w:delText xml:space="preserve"> </w:delText>
        </w:r>
      </w:del>
    </w:p>
    <w:p w14:paraId="13A27DD8" w14:textId="15A91059" w:rsidR="00F20572" w:rsidRDefault="00F20572" w:rsidP="003B5ED5">
      <w:pPr>
        <w:spacing w:after="160" w:line="360" w:lineRule="auto"/>
        <w:jc w:val="both"/>
      </w:pPr>
      <w:r>
        <w:rPr>
          <w:sz w:val="28"/>
        </w:rPr>
        <w:t xml:space="preserve">Тогда по графику, приведённому на рис. </w:t>
      </w:r>
      <w:ins w:id="912" w:author="Eugene" w:date="2019-05-27T23:52:00Z">
        <w:r w:rsidR="003D2D2A">
          <w:rPr>
            <w:sz w:val="28"/>
          </w:rPr>
          <w:t>2</w:t>
        </w:r>
      </w:ins>
      <w:ins w:id="913" w:author="Eugene" w:date="2019-05-28T19:13:00Z">
        <w:r w:rsidR="003D2D2A">
          <w:rPr>
            <w:sz w:val="28"/>
          </w:rPr>
          <w:t>0</w:t>
        </w:r>
      </w:ins>
      <w:del w:id="914" w:author="Eugene" w:date="2019-05-27T23:52:00Z">
        <w:r w:rsidR="00EC190F" w:rsidDel="00B8276E">
          <w:rPr>
            <w:sz w:val="28"/>
          </w:rPr>
          <w:delText>21</w:delText>
        </w:r>
      </w:del>
      <w:r>
        <w:rPr>
          <w:sz w:val="28"/>
        </w:rPr>
        <w:t xml:space="preserve">, можно приближённо определить </w:t>
      </w:r>
      <w:r w:rsidR="00BD45EA" w:rsidRPr="00F46909">
        <w:rPr>
          <w:position w:val="-12"/>
        </w:rPr>
        <w:object w:dxaOrig="1219" w:dyaOrig="360" w14:anchorId="2F1472B2">
          <v:shape id="_x0000_i1159" type="#_x0000_t75" style="width:84.7pt;height:22.25pt" o:ole="">
            <v:imagedata r:id="rId258" o:title=""/>
          </v:shape>
          <o:OLEObject Type="Embed" ProgID="Equation.DSMT4" ShapeID="_x0000_i1159" DrawAspect="Content" ObjectID="_1670349500" r:id="rId259"/>
        </w:object>
      </w:r>
      <w:del w:id="915" w:author="Eugene" w:date="2019-05-28T19:13:00Z">
        <w:r w:rsidR="00425293" w:rsidRPr="00425293" w:rsidDel="003D2D2A">
          <w:delText>.</w:delText>
        </w:r>
      </w:del>
    </w:p>
    <w:p w14:paraId="06C045FC" w14:textId="6E518ADD" w:rsidR="00051DE5" w:rsidRPr="00794690" w:rsidDel="00A11D2D" w:rsidRDefault="00051DE5">
      <w:pPr>
        <w:spacing w:after="160" w:line="360" w:lineRule="auto"/>
        <w:jc w:val="both"/>
        <w:rPr>
          <w:del w:id="916" w:author="Eugene" w:date="2019-05-21T20:58:00Z"/>
          <w:strike/>
          <w:sz w:val="28"/>
        </w:rPr>
      </w:pPr>
      <w:r>
        <w:rPr>
          <w:sz w:val="28"/>
        </w:rPr>
        <w:tab/>
      </w:r>
      <w:commentRangeStart w:id="917"/>
      <w:del w:id="918" w:author="Eugene" w:date="2019-05-21T20:58:00Z">
        <w:r w:rsidRPr="00794690" w:rsidDel="00A11D2D">
          <w:rPr>
            <w:strike/>
            <w:sz w:val="28"/>
          </w:rPr>
          <w:delText>Для удобства при синтезе и моделировании системы управления, был создан вспомогательный текстовый файл, содержащий все используемые переменные. Его содержимое представлено на рисунке .</w:delText>
        </w:r>
        <w:commentRangeEnd w:id="917"/>
        <w:r w:rsidR="006E6D9D" w:rsidRPr="00794690" w:rsidDel="00A11D2D">
          <w:rPr>
            <w:rStyle w:val="ae"/>
            <w:strike/>
          </w:rPr>
          <w:commentReference w:id="917"/>
        </w:r>
      </w:del>
    </w:p>
    <w:p w14:paraId="473AFA5B" w14:textId="18D5ED4C" w:rsidR="00051DE5" w:rsidRPr="00794690" w:rsidDel="00A11D2D" w:rsidRDefault="001C4876">
      <w:pPr>
        <w:spacing w:after="160" w:line="360" w:lineRule="auto"/>
        <w:jc w:val="both"/>
        <w:rPr>
          <w:del w:id="919" w:author="Eugene" w:date="2019-05-21T20:58:00Z"/>
          <w:strike/>
          <w:sz w:val="28"/>
        </w:rPr>
        <w:pPrChange w:id="920" w:author="Eugene" w:date="2019-05-21T20:58:00Z">
          <w:pPr>
            <w:spacing w:after="160" w:line="360" w:lineRule="auto"/>
            <w:jc w:val="center"/>
          </w:pPr>
        </w:pPrChange>
      </w:pPr>
      <w:del w:id="921" w:author="Eugene" w:date="2019-05-21T20:58:00Z">
        <w:r>
          <w:rPr>
            <w:strike/>
            <w:sz w:val="28"/>
          </w:rPr>
          <w:pict w14:anchorId="006937B3">
            <v:shape id="_x0000_i1160" type="#_x0000_t75" style="width:346.25pt;height:379.05pt">
              <v:imagedata r:id="rId260" o:title="Параметры"/>
            </v:shape>
          </w:pict>
        </w:r>
      </w:del>
    </w:p>
    <w:p w14:paraId="16532270" w14:textId="2EB684F2" w:rsidR="00051DE5" w:rsidRPr="00794690" w:rsidDel="00A7510D" w:rsidRDefault="00051DE5">
      <w:pPr>
        <w:spacing w:after="160" w:line="360" w:lineRule="auto"/>
        <w:jc w:val="both"/>
        <w:rPr>
          <w:del w:id="922" w:author="Eugene" w:date="2019-05-21T21:09:00Z"/>
          <w:strike/>
        </w:rPr>
        <w:pPrChange w:id="923" w:author="Eugene" w:date="2019-05-21T20:58:00Z">
          <w:pPr>
            <w:spacing w:after="160" w:line="360" w:lineRule="auto"/>
            <w:jc w:val="center"/>
          </w:pPr>
        </w:pPrChange>
      </w:pPr>
      <w:del w:id="924" w:author="Eugene" w:date="2019-05-21T20:58:00Z">
        <w:r w:rsidRPr="00794690" w:rsidDel="00A11D2D">
          <w:rPr>
            <w:strike/>
            <w:sz w:val="28"/>
          </w:rPr>
          <w:delText xml:space="preserve">Рисунок  </w:delText>
        </w:r>
        <w:r w:rsidR="00FC2E5C" w:rsidRPr="00794690" w:rsidDel="00A11D2D">
          <w:rPr>
            <w:strike/>
            <w:sz w:val="28"/>
          </w:rPr>
          <w:delText xml:space="preserve">17 </w:delText>
        </w:r>
        <w:r w:rsidRPr="00794690" w:rsidDel="00A11D2D">
          <w:rPr>
            <w:strike/>
            <w:sz w:val="28"/>
          </w:rPr>
          <w:sym w:font="Symbol" w:char="F02D"/>
        </w:r>
        <w:r w:rsidRPr="00794690" w:rsidDel="00A11D2D">
          <w:rPr>
            <w:strike/>
            <w:sz w:val="28"/>
          </w:rPr>
          <w:delText xml:space="preserve"> Параметры аппарата, заданные в текстовом файле</w:delText>
        </w:r>
      </w:del>
    </w:p>
    <w:p w14:paraId="6A9D6020" w14:textId="2B16FB0D" w:rsidR="00051DE5" w:rsidRPr="00051DE5" w:rsidDel="00A7510D" w:rsidRDefault="00051DE5">
      <w:pPr>
        <w:spacing w:after="160" w:line="360" w:lineRule="auto"/>
        <w:jc w:val="both"/>
        <w:rPr>
          <w:del w:id="925" w:author="Eugene" w:date="2019-05-21T21:09:00Z"/>
          <w:sz w:val="28"/>
        </w:rPr>
        <w:pPrChange w:id="926" w:author="Eugene" w:date="2019-05-21T21:09:00Z">
          <w:pPr>
            <w:spacing w:after="160" w:line="360" w:lineRule="auto"/>
            <w:jc w:val="center"/>
          </w:pPr>
        </w:pPrChange>
      </w:pPr>
    </w:p>
    <w:p w14:paraId="67947A3B" w14:textId="75ED70CB" w:rsidR="00F20572" w:rsidRDefault="003D73AE" w:rsidP="00F20572">
      <w:pPr>
        <w:spacing w:after="160" w:line="360" w:lineRule="auto"/>
        <w:jc w:val="center"/>
      </w:pPr>
      <w:r>
        <w:pict w14:anchorId="3324A15A">
          <v:shape id="_x0000_i1161" type="#_x0000_t75" style="width:317.65pt;height:368.45pt">
            <v:imagedata r:id="rId261" o:title="лямбда_11"/>
          </v:shape>
        </w:pict>
      </w:r>
    </w:p>
    <w:p w14:paraId="1F4EC959" w14:textId="5B627753" w:rsidR="00F20572" w:rsidDel="004117A6" w:rsidRDefault="00F20572" w:rsidP="00F20572">
      <w:pPr>
        <w:spacing w:after="160" w:line="360" w:lineRule="auto"/>
        <w:jc w:val="center"/>
        <w:rPr>
          <w:del w:id="927" w:author="Eugene" w:date="2019-05-21T21:14:00Z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ins w:id="928" w:author="Eugene" w:date="2019-05-27T23:52:00Z">
        <w:r w:rsidR="003D2D2A">
          <w:rPr>
            <w:sz w:val="28"/>
          </w:rPr>
          <w:t>20</w:t>
        </w:r>
      </w:ins>
      <w:del w:id="929" w:author="Eugene" w:date="2019-05-27T23:52:00Z">
        <w:r w:rsidR="00EC190F" w:rsidDel="00B8276E">
          <w:rPr>
            <w:sz w:val="28"/>
          </w:rPr>
          <w:delText>21</w:delText>
        </w:r>
      </w:del>
      <w:del w:id="930" w:author="Eugene" w:date="2019-05-21T21:14:00Z">
        <w:r w:rsidR="00FC2E5C" w:rsidDel="00ED7273">
          <w:rPr>
            <w:sz w:val="28"/>
          </w:rPr>
          <w:delText>8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Коэффициент присоединённых масс </w:t>
      </w:r>
      <w:r w:rsidRPr="00F46909">
        <w:rPr>
          <w:position w:val="-12"/>
        </w:rPr>
        <w:object w:dxaOrig="320" w:dyaOrig="360" w14:anchorId="7FE7DBD3">
          <v:shape id="_x0000_i1162" type="#_x0000_t75" style="width:22.25pt;height:22.25pt" o:ole="">
            <v:imagedata r:id="rId245" o:title=""/>
          </v:shape>
          <o:OLEObject Type="Embed" ProgID="Equation.DSMT4" ShapeID="_x0000_i1162" DrawAspect="Content" ObjectID="_1670349501" r:id="rId262"/>
        </w:object>
      </w:r>
    </w:p>
    <w:p w14:paraId="6B6BFF02" w14:textId="77777777" w:rsidR="00E6648B" w:rsidRPr="009D7C7A" w:rsidRDefault="00E6648B">
      <w:pPr>
        <w:spacing w:after="160" w:line="360" w:lineRule="auto"/>
        <w:jc w:val="center"/>
        <w:rPr>
          <w:sz w:val="28"/>
        </w:rPr>
        <w:pPrChange w:id="931" w:author="Eugene" w:date="2019-05-21T21:14:00Z">
          <w:pPr>
            <w:spacing w:after="160" w:line="360" w:lineRule="auto"/>
            <w:ind w:firstLine="708"/>
            <w:jc w:val="both"/>
          </w:pPr>
        </w:pPrChange>
      </w:pPr>
    </w:p>
    <w:p w14:paraId="608298B9" w14:textId="77777777" w:rsidR="00626E86" w:rsidRDefault="00626E86" w:rsidP="00187423">
      <w:pPr>
        <w:spacing w:after="160" w:line="360" w:lineRule="auto"/>
        <w:ind w:firstLine="708"/>
        <w:jc w:val="both"/>
        <w:rPr>
          <w:sz w:val="28"/>
        </w:rPr>
      </w:pPr>
    </w:p>
    <w:p w14:paraId="081188AD" w14:textId="21607398" w:rsidR="008136A5" w:rsidRPr="0032724C" w:rsidRDefault="00612513" w:rsidP="00F9358B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32" w:name="_Toc9974278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B51E81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.6.2 </w:t>
      </w:r>
      <w:r w:rsidR="008136A5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Синтез </w:t>
      </w:r>
      <w:r w:rsidR="000775CF">
        <w:rPr>
          <w:rFonts w:ascii="Times New Roman" w:hAnsi="Times New Roman" w:cs="Times New Roman"/>
          <w:b/>
          <w:color w:val="000000" w:themeColor="text1"/>
          <w:sz w:val="28"/>
        </w:rPr>
        <w:t>регулятора</w:t>
      </w:r>
      <w:r w:rsidR="008136A5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 в</w:t>
      </w:r>
      <w:ins w:id="933" w:author="Ольга Гладкова" w:date="2019-03-30T14:32:00Z">
        <w:r w:rsidR="00C406EA">
          <w:rPr>
            <w:rFonts w:ascii="Times New Roman" w:hAnsi="Times New Roman" w:cs="Times New Roman"/>
            <w:b/>
            <w:color w:val="000000" w:themeColor="text1"/>
            <w:sz w:val="28"/>
          </w:rPr>
          <w:t xml:space="preserve"> ветви</w:t>
        </w:r>
      </w:ins>
      <w:r w:rsidR="008136A5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 обратной связи по скорости</w:t>
      </w:r>
      <w:bookmarkEnd w:id="932"/>
    </w:p>
    <w:p w14:paraId="2E2C21FC" w14:textId="77777777" w:rsidR="000770AB" w:rsidRPr="000770AB" w:rsidRDefault="000770AB" w:rsidP="000770AB"/>
    <w:p w14:paraId="7D7739F3" w14:textId="15EBD033" w:rsidR="008136A5" w:rsidRPr="000325B1" w:rsidRDefault="008136A5" w:rsidP="00E73D2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нахождения коэффициента</w:t>
      </w:r>
      <w:ins w:id="934" w:author="Ольга Гладкова" w:date="2019-03-30T14:33:00Z">
        <w:r w:rsidR="00C406EA">
          <w:rPr>
            <w:sz w:val="28"/>
          </w:rPr>
          <w:t xml:space="preserve"> </w:t>
        </w:r>
      </w:ins>
      <w:ins w:id="935" w:author="Ольга Гладкова" w:date="2019-03-30T14:33:00Z">
        <w:r w:rsidR="00C406EA" w:rsidRPr="007E67B7">
          <w:rPr>
            <w:position w:val="-12"/>
            <w:sz w:val="28"/>
          </w:rPr>
          <w:object w:dxaOrig="320" w:dyaOrig="360" w14:anchorId="088B3992">
            <v:shape id="_x0000_i1163" type="#_x0000_t75" style="width:16.95pt;height:19.05pt" o:ole="">
              <v:imagedata r:id="rId263" o:title=""/>
            </v:shape>
            <o:OLEObject Type="Embed" ProgID="Equation.DSMT4" ShapeID="_x0000_i1163" DrawAspect="Content" ObjectID="_1670349502" r:id="rId264"/>
          </w:object>
        </w:r>
      </w:ins>
      <w:r>
        <w:rPr>
          <w:sz w:val="28"/>
        </w:rPr>
        <w:t xml:space="preserve"> </w:t>
      </w:r>
      <w:ins w:id="936" w:author="Ольга Гладкова" w:date="2019-03-30T14:32:00Z">
        <w:r w:rsidR="00C406EA">
          <w:rPr>
            <w:sz w:val="28"/>
          </w:rPr>
          <w:t xml:space="preserve">в ветви </w:t>
        </w:r>
      </w:ins>
      <w:r>
        <w:rPr>
          <w:sz w:val="28"/>
        </w:rPr>
        <w:t>обратной связи по скорости</w:t>
      </w:r>
      <w:ins w:id="937" w:author="Ольга Гладкова" w:date="2019-03-30T14:49:00Z">
        <w:r w:rsidR="00EA455F" w:rsidRPr="00E73D29">
          <w:rPr>
            <w:sz w:val="28"/>
          </w:rPr>
          <w:t xml:space="preserve"> </w:t>
        </w:r>
        <w:r w:rsidR="00EA455F">
          <w:rPr>
            <w:sz w:val="28"/>
          </w:rPr>
          <w:t xml:space="preserve">воспользуемся методом </w:t>
        </w:r>
      </w:ins>
      <w:r w:rsidR="00C33391">
        <w:rPr>
          <w:sz w:val="28"/>
        </w:rPr>
        <w:t>стандартных характеристических полиномов</w:t>
      </w:r>
      <w:ins w:id="938" w:author="Ольга Гладкова" w:date="2019-03-30T14:49:00Z">
        <w:r w:rsidR="00EA455F" w:rsidRPr="00E73D29">
          <w:rPr>
            <w:sz w:val="28"/>
          </w:rPr>
          <w:t xml:space="preserve"> [</w:t>
        </w:r>
      </w:ins>
      <w:r w:rsidR="00571A96">
        <w:rPr>
          <w:sz w:val="28"/>
        </w:rPr>
        <w:t>5, 6</w:t>
      </w:r>
      <w:ins w:id="939" w:author="Ольга Гладкова" w:date="2019-03-30T14:49:00Z">
        <w:r w:rsidR="00EA455F" w:rsidRPr="00E73D29">
          <w:rPr>
            <w:sz w:val="28"/>
          </w:rPr>
          <w:t xml:space="preserve">]. </w:t>
        </w:r>
        <w:r w:rsidR="00EA455F">
          <w:rPr>
            <w:sz w:val="28"/>
          </w:rPr>
          <w:t>Для этого</w:t>
        </w:r>
      </w:ins>
      <w:r>
        <w:rPr>
          <w:sz w:val="28"/>
        </w:rPr>
        <w:t xml:space="preserve"> </w:t>
      </w:r>
      <w:r w:rsidR="006B2B51">
        <w:rPr>
          <w:sz w:val="28"/>
        </w:rPr>
        <w:t>в соответствии с рисунком 1</w:t>
      </w:r>
      <w:ins w:id="940" w:author="Eugene" w:date="2019-05-28T19:14:00Z">
        <w:r w:rsidR="003D2D2A">
          <w:rPr>
            <w:sz w:val="28"/>
          </w:rPr>
          <w:t>8</w:t>
        </w:r>
      </w:ins>
      <w:del w:id="941" w:author="Eugene" w:date="2019-05-28T19:14:00Z">
        <w:r w:rsidR="006B2B51" w:rsidDel="003D2D2A">
          <w:rPr>
            <w:sz w:val="28"/>
          </w:rPr>
          <w:delText>9</w:delText>
        </w:r>
      </w:del>
      <w:r w:rsidR="006B2B51">
        <w:rPr>
          <w:sz w:val="28"/>
        </w:rPr>
        <w:t xml:space="preserve"> </w:t>
      </w:r>
      <w:r>
        <w:rPr>
          <w:sz w:val="28"/>
        </w:rPr>
        <w:t>составим</w:t>
      </w:r>
      <w:ins w:id="942" w:author="Ольга Гладкова" w:date="2019-03-30T14:33:00Z">
        <w:r w:rsidR="00C406EA">
          <w:rPr>
            <w:sz w:val="28"/>
          </w:rPr>
          <w:t xml:space="preserve"> </w:t>
        </w:r>
      </w:ins>
      <w:r>
        <w:rPr>
          <w:sz w:val="28"/>
        </w:rPr>
        <w:t>передаточную функцию по скорости для контура управления маршем</w:t>
      </w:r>
      <w:r w:rsidR="0025229E">
        <w:rPr>
          <w:sz w:val="28"/>
        </w:rPr>
        <w:t>.</w:t>
      </w:r>
    </w:p>
    <w:p w14:paraId="1B9F209F" w14:textId="77777777" w:rsidR="008136A5" w:rsidRDefault="008136A5" w:rsidP="008136A5"/>
    <w:p w14:paraId="6CDECEB0" w14:textId="376A2733" w:rsidR="00187423" w:rsidRDefault="00950CF1" w:rsidP="009D7C7A">
      <w:pPr>
        <w:spacing w:after="160" w:line="360" w:lineRule="auto"/>
      </w:pPr>
      <w:r w:rsidRPr="00523267">
        <w:rPr>
          <w:position w:val="-64"/>
        </w:rPr>
        <w:object w:dxaOrig="6160" w:dyaOrig="1400" w14:anchorId="3C6CDD14">
          <v:shape id="_x0000_i1164" type="#_x0000_t75" style="width:424.6pt;height:94.25pt" o:ole="">
            <v:imagedata r:id="rId265" o:title=""/>
          </v:shape>
          <o:OLEObject Type="Embed" ProgID="Equation.DSMT4" ShapeID="_x0000_i1164" DrawAspect="Content" ObjectID="_1670349503" r:id="rId266"/>
        </w:object>
      </w:r>
    </w:p>
    <w:p w14:paraId="3CA823EF" w14:textId="125B05E0" w:rsidR="009D7C7A" w:rsidRDefault="0025229E" w:rsidP="009D7C7A">
      <w:pPr>
        <w:spacing w:after="160" w:line="360" w:lineRule="auto"/>
      </w:pPr>
      <w:r w:rsidRPr="00523267">
        <w:rPr>
          <w:position w:val="-32"/>
        </w:rPr>
        <w:object w:dxaOrig="3640" w:dyaOrig="740" w14:anchorId="19775741">
          <v:shape id="_x0000_i1165" type="#_x0000_t75" style="width:253.05pt;height:49.75pt" o:ole="">
            <v:imagedata r:id="rId267" o:title=""/>
          </v:shape>
          <o:OLEObject Type="Embed" ProgID="Equation.DSMT4" ShapeID="_x0000_i1165" DrawAspect="Content" ObjectID="_1670349504" r:id="rId268"/>
        </w:object>
      </w:r>
    </w:p>
    <w:p w14:paraId="0DF0FC69" w14:textId="54EBFF2D" w:rsidR="002C7036" w:rsidRPr="002C7036" w:rsidRDefault="002C7036" w:rsidP="009D7C7A">
      <w:pPr>
        <w:spacing w:after="160" w:line="360" w:lineRule="auto"/>
        <w:rPr>
          <w:sz w:val="28"/>
        </w:rPr>
      </w:pPr>
      <w:r>
        <w:rPr>
          <w:sz w:val="28"/>
        </w:rPr>
        <w:t>С учётом выражений (2), (3), (18) и (19) получим:</w:t>
      </w:r>
    </w:p>
    <w:p w14:paraId="0A2513C0" w14:textId="381A1D6B" w:rsidR="00361B57" w:rsidRDefault="00523267" w:rsidP="009D7C7A">
      <w:pPr>
        <w:spacing w:after="160" w:line="360" w:lineRule="auto"/>
      </w:pPr>
      <w:r w:rsidRPr="00523267">
        <w:rPr>
          <w:position w:val="-32"/>
        </w:rPr>
        <w:object w:dxaOrig="7320" w:dyaOrig="740" w14:anchorId="4070664E">
          <v:shape id="_x0000_i1166" type="#_x0000_t75" style="width:506.1pt;height:49.75pt" o:ole="">
            <v:imagedata r:id="rId269" o:title=""/>
          </v:shape>
          <o:OLEObject Type="Embed" ProgID="Equation.DSMT4" ShapeID="_x0000_i1166" DrawAspect="Content" ObjectID="_1670349505" r:id="rId270"/>
        </w:objec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3"/>
        <w:gridCol w:w="2262"/>
      </w:tblGrid>
      <w:tr w:rsidR="009117EA" w14:paraId="7F3CDC27" w14:textId="77777777" w:rsidTr="009117EA">
        <w:tc>
          <w:tcPr>
            <w:tcW w:w="7083" w:type="dxa"/>
          </w:tcPr>
          <w:p w14:paraId="0ADE219D" w14:textId="0EA2EA43" w:rsidR="009117EA" w:rsidRPr="009117EA" w:rsidRDefault="009117EA" w:rsidP="009D7C7A">
            <w:pPr>
              <w:spacing w:after="160" w:line="360" w:lineRule="auto"/>
              <w:rPr>
                <w:sz w:val="28"/>
              </w:rPr>
            </w:pPr>
            <w:r w:rsidRPr="00361B57">
              <w:rPr>
                <w:position w:val="-30"/>
              </w:rPr>
              <w:object w:dxaOrig="1920" w:dyaOrig="680" w14:anchorId="12CCA0CA">
                <v:shape id="_x0000_i1167" type="#_x0000_t75" style="width:134.45pt;height:44.45pt" o:ole="">
                  <v:imagedata r:id="rId271" o:title=""/>
                </v:shape>
                <o:OLEObject Type="Embed" ProgID="Equation.DSMT4" ShapeID="_x0000_i1167" DrawAspect="Content" ObjectID="_1670349506" r:id="rId272"/>
              </w:object>
            </w:r>
            <w:r w:rsidRPr="00260FD2">
              <w:rPr>
                <w:sz w:val="28"/>
                <w:rPrChange w:id="943" w:author="Eugene" w:date="2019-04-21T12:14:00Z">
                  <w:rPr>
                    <w:sz w:val="28"/>
                    <w:lang w:val="en-US"/>
                  </w:rPr>
                </w:rPrChange>
              </w:rPr>
              <w:t xml:space="preserve">, </w:t>
            </w:r>
            <w:r>
              <w:rPr>
                <w:sz w:val="28"/>
              </w:rPr>
              <w:t>где</w:t>
            </w:r>
          </w:p>
        </w:tc>
        <w:tc>
          <w:tcPr>
            <w:tcW w:w="2262" w:type="dxa"/>
          </w:tcPr>
          <w:p w14:paraId="06BC4201" w14:textId="3E91742E" w:rsidR="009117EA" w:rsidRDefault="009117EA" w:rsidP="009117EA">
            <w:pPr>
              <w:spacing w:after="160" w:line="360" w:lineRule="auto"/>
              <w:jc w:val="right"/>
            </w:pPr>
            <w:r w:rsidRPr="00541045">
              <w:rPr>
                <w:sz w:val="28"/>
              </w:rPr>
              <w:t>(</w:t>
            </w:r>
            <w:r w:rsidR="002F21C9">
              <w:rPr>
                <w:sz w:val="28"/>
              </w:rPr>
              <w:t>25</w:t>
            </w:r>
            <w:r w:rsidRPr="00541045">
              <w:rPr>
                <w:sz w:val="28"/>
              </w:rPr>
              <w:t>)</w:t>
            </w:r>
          </w:p>
        </w:tc>
      </w:tr>
    </w:tbl>
    <w:p w14:paraId="1ADCC327" w14:textId="77777777" w:rsidR="00541045" w:rsidRDefault="00523267" w:rsidP="009D7C7A">
      <w:pPr>
        <w:spacing w:after="160" w:line="360" w:lineRule="auto"/>
      </w:pPr>
      <w:r w:rsidRPr="00523267">
        <w:rPr>
          <w:position w:val="-32"/>
        </w:rPr>
        <w:object w:dxaOrig="2420" w:dyaOrig="740" w14:anchorId="586CBC6B">
          <v:shape id="_x0000_i1168" type="#_x0000_t75" style="width:168.35pt;height:49.75pt" o:ole="">
            <v:imagedata r:id="rId273" o:title=""/>
          </v:shape>
          <o:OLEObject Type="Embed" ProgID="Equation.DSMT4" ShapeID="_x0000_i1168" DrawAspect="Content" ObjectID="_1670349507" r:id="rId274"/>
        </w:object>
      </w:r>
      <w:ins w:id="944" w:author="Ольга Гладкова" w:date="2019-03-30T15:07:00Z">
        <w:r w:rsidR="007D5CBB">
          <w:t xml:space="preserve"> </w:t>
        </w:r>
      </w:ins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41045" w14:paraId="6AB87244" w14:textId="77777777" w:rsidTr="00541045">
        <w:tc>
          <w:tcPr>
            <w:tcW w:w="4672" w:type="dxa"/>
          </w:tcPr>
          <w:p w14:paraId="25D6E380" w14:textId="0247D08D" w:rsidR="00541045" w:rsidRDefault="00E179A3" w:rsidP="009D7C7A">
            <w:pPr>
              <w:spacing w:after="160" w:line="360" w:lineRule="auto"/>
            </w:pPr>
            <w:r w:rsidRPr="00523267">
              <w:rPr>
                <w:position w:val="-34"/>
              </w:rPr>
              <w:object w:dxaOrig="2780" w:dyaOrig="800" w14:anchorId="3EFCC614">
                <v:shape id="_x0000_i1169" type="#_x0000_t75" style="width:192.7pt;height:51.9pt" o:ole="">
                  <v:imagedata r:id="rId275" o:title=""/>
                </v:shape>
                <o:OLEObject Type="Embed" ProgID="Equation.DSMT4" ShapeID="_x0000_i1169" DrawAspect="Content" ObjectID="_1670349508" r:id="rId276"/>
              </w:object>
            </w:r>
          </w:p>
        </w:tc>
        <w:tc>
          <w:tcPr>
            <w:tcW w:w="4673" w:type="dxa"/>
          </w:tcPr>
          <w:p w14:paraId="3FE26138" w14:textId="6B3DD0B7" w:rsidR="00541045" w:rsidRDefault="00541045" w:rsidP="00541045">
            <w:pPr>
              <w:spacing w:after="160" w:line="360" w:lineRule="auto"/>
              <w:jc w:val="right"/>
            </w:pPr>
            <w:r w:rsidRPr="00541045">
              <w:rPr>
                <w:sz w:val="28"/>
              </w:rPr>
              <w:t>(</w:t>
            </w:r>
            <w:r w:rsidR="002F21C9">
              <w:rPr>
                <w:sz w:val="28"/>
              </w:rPr>
              <w:t>26</w:t>
            </w:r>
            <w:r w:rsidRPr="00541045">
              <w:rPr>
                <w:sz w:val="28"/>
              </w:rPr>
              <w:t>)</w:t>
            </w:r>
          </w:p>
        </w:tc>
      </w:tr>
    </w:tbl>
    <w:p w14:paraId="12DB6BC1" w14:textId="020BB9B4" w:rsidR="00197A8F" w:rsidRDefault="00197A8F" w:rsidP="00197A8F">
      <w:pPr>
        <w:spacing w:after="160" w:line="360" w:lineRule="auto"/>
        <w:jc w:val="both"/>
        <w:rPr>
          <w:sz w:val="28"/>
          <w:szCs w:val="28"/>
        </w:rPr>
      </w:pPr>
      <w:r w:rsidRPr="00AA33EF">
        <w:rPr>
          <w:sz w:val="28"/>
          <w:szCs w:val="28"/>
          <w:rPrChange w:id="945" w:author="Eugene" w:date="2019-05-21T20:57:00Z">
            <w:rPr>
              <w:sz w:val="32"/>
              <w:szCs w:val="32"/>
            </w:rPr>
          </w:rPrChange>
        </w:rPr>
        <w:t xml:space="preserve">Выразим </w:t>
      </w:r>
      <w:ins w:id="946" w:author="Eugene" w:date="2019-05-21T20:57:00Z">
        <w:r w:rsidR="00AA33EF">
          <w:rPr>
            <w:sz w:val="28"/>
            <w:szCs w:val="28"/>
          </w:rPr>
          <w:t>коэффициент демпфирования</w:t>
        </w:r>
      </w:ins>
      <w:r w:rsidR="004950E0">
        <w:rPr>
          <w:sz w:val="28"/>
          <w:szCs w:val="28"/>
        </w:rPr>
        <w:t xml:space="preserve"> </w:t>
      </w:r>
      <w:commentRangeStart w:id="947"/>
      <w:del w:id="948" w:author="Eugene" w:date="2019-05-21T20:57:00Z">
        <w:r w:rsidRPr="00AA33EF" w:rsidDel="00AA33EF">
          <w:rPr>
            <w:strike/>
            <w:sz w:val="28"/>
            <w:szCs w:val="28"/>
            <w:rPrChange w:id="949" w:author="Eugene" w:date="2019-05-21T20:57:00Z">
              <w:rPr>
                <w:sz w:val="32"/>
                <w:szCs w:val="32"/>
              </w:rPr>
            </w:rPrChange>
          </w:rPr>
          <w:delText>показатель колебательности</w:delText>
        </w:r>
        <w:commentRangeEnd w:id="947"/>
        <w:r w:rsidR="007D5CBB" w:rsidRPr="00AA33EF" w:rsidDel="00AA33EF">
          <w:rPr>
            <w:rStyle w:val="ae"/>
            <w:strike/>
            <w:sz w:val="28"/>
            <w:szCs w:val="28"/>
            <w:rPrChange w:id="950" w:author="Eugene" w:date="2019-05-21T20:57:00Z">
              <w:rPr>
                <w:rStyle w:val="ae"/>
              </w:rPr>
            </w:rPrChange>
          </w:rPr>
          <w:commentReference w:id="947"/>
        </w:r>
      </w:del>
      <w:r w:rsidRPr="002F669B">
        <w:rPr>
          <w:position w:val="-10"/>
          <w:sz w:val="28"/>
          <w:szCs w:val="28"/>
        </w:rPr>
        <w:object w:dxaOrig="200" w:dyaOrig="320" w14:anchorId="79FD616E">
          <v:shape id="_x0000_i1170" type="#_x0000_t75" style="width:14.8pt;height:21.2pt" o:ole="">
            <v:imagedata r:id="rId277" o:title=""/>
          </v:shape>
          <o:OLEObject Type="Embed" ProgID="Equation.DSMT4" ShapeID="_x0000_i1170" DrawAspect="Content" ObjectID="_1670349509" r:id="rId278"/>
        </w:object>
      </w:r>
      <w:r w:rsidR="004950E0">
        <w:rPr>
          <w:sz w:val="28"/>
          <w:szCs w:val="28"/>
        </w:rPr>
        <w:t xml:space="preserve"> </w:t>
      </w:r>
      <w:r w:rsidRPr="00AA33EF">
        <w:rPr>
          <w:sz w:val="28"/>
          <w:szCs w:val="28"/>
          <w:rPrChange w:id="951" w:author="Eugene" w:date="2019-05-21T20:57:00Z">
            <w:rPr>
              <w:sz w:val="32"/>
              <w:szCs w:val="32"/>
            </w:rPr>
          </w:rPrChange>
        </w:rPr>
        <w:t>через постоянную времени передаточной функции по скорости: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7"/>
        <w:gridCol w:w="838"/>
      </w:tblGrid>
      <w:tr w:rsidR="00523267" w14:paraId="5251D011" w14:textId="77777777" w:rsidTr="00523267">
        <w:tc>
          <w:tcPr>
            <w:tcW w:w="4672" w:type="dxa"/>
          </w:tcPr>
          <w:p w14:paraId="440270BC" w14:textId="02390F1C" w:rsidR="00523267" w:rsidRDefault="00523267" w:rsidP="00197A8F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CB31FB">
              <w:rPr>
                <w:position w:val="-34"/>
              </w:rPr>
              <w:object w:dxaOrig="5980" w:dyaOrig="720" w14:anchorId="753B625A">
                <v:shape id="_x0000_i1171" type="#_x0000_t75" style="width:415.05pt;height:49.75pt" o:ole="">
                  <v:imagedata r:id="rId279" o:title=""/>
                </v:shape>
                <o:OLEObject Type="Embed" ProgID="Equation.DSMT4" ShapeID="_x0000_i1171" DrawAspect="Content" ObjectID="_1670349510" r:id="rId280"/>
              </w:object>
            </w:r>
          </w:p>
        </w:tc>
        <w:tc>
          <w:tcPr>
            <w:tcW w:w="4673" w:type="dxa"/>
          </w:tcPr>
          <w:p w14:paraId="2CABB52A" w14:textId="7D80E821" w:rsidR="00523267" w:rsidRDefault="00523267" w:rsidP="00523267">
            <w:pPr>
              <w:spacing w:after="160"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2F21C9">
              <w:rPr>
                <w:sz w:val="28"/>
                <w:szCs w:val="28"/>
              </w:rPr>
              <w:t>27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1CC4D5C3" w14:textId="48B89A27" w:rsidR="00197A8F" w:rsidRPr="00197A8F" w:rsidRDefault="00197A8F" w:rsidP="009D7C7A">
      <w:pPr>
        <w:spacing w:after="160" w:line="360" w:lineRule="auto"/>
        <w:rPr>
          <w:sz w:val="28"/>
        </w:rPr>
      </w:pPr>
      <w:r>
        <w:rPr>
          <w:sz w:val="28"/>
        </w:rPr>
        <w:t>Из выражения</w:t>
      </w:r>
      <w:ins w:id="952" w:author="Ольга Гладкова" w:date="2019-03-30T15:07:00Z">
        <w:r w:rsidR="007D5CBB">
          <w:rPr>
            <w:sz w:val="28"/>
          </w:rPr>
          <w:t xml:space="preserve"> (</w:t>
        </w:r>
      </w:ins>
      <w:r w:rsidR="004950E0">
        <w:rPr>
          <w:sz w:val="28"/>
        </w:rPr>
        <w:t>24</w:t>
      </w:r>
      <w:ins w:id="953" w:author="Ольга Гладкова" w:date="2019-03-30T15:07:00Z">
        <w:r w:rsidR="007D5CBB">
          <w:rPr>
            <w:sz w:val="28"/>
          </w:rPr>
          <w:t>)</w:t>
        </w:r>
      </w:ins>
      <w:r>
        <w:rPr>
          <w:sz w:val="28"/>
        </w:rPr>
        <w:t xml:space="preserve"> для </w:t>
      </w:r>
      <w:r w:rsidRPr="00197A8F">
        <w:rPr>
          <w:position w:val="-12"/>
        </w:rPr>
        <w:object w:dxaOrig="240" w:dyaOrig="360" w14:anchorId="7C038F2B">
          <v:shape id="_x0000_i1172" type="#_x0000_t75" style="width:19.05pt;height:24.35pt" o:ole="">
            <v:imagedata r:id="rId281" o:title=""/>
          </v:shape>
          <o:OLEObject Type="Embed" ProgID="Equation.DSMT4" ShapeID="_x0000_i1172" DrawAspect="Content" ObjectID="_1670349511" r:id="rId282"/>
        </w:object>
      </w:r>
      <w:r>
        <w:t xml:space="preserve"> </w:t>
      </w:r>
      <w:r>
        <w:rPr>
          <w:sz w:val="28"/>
        </w:rPr>
        <w:t>выразим коэффициент К</w:t>
      </w:r>
      <w:r w:rsidRPr="00197A8F">
        <w:rPr>
          <w:sz w:val="28"/>
          <w:vertAlign w:val="subscript"/>
        </w:rPr>
        <w:t>2</w:t>
      </w:r>
      <w:r>
        <w:rPr>
          <w:sz w:val="28"/>
        </w:rPr>
        <w:t>:</w:t>
      </w:r>
    </w:p>
    <w:p w14:paraId="36D479AE" w14:textId="68C9928C" w:rsidR="0044486D" w:rsidRPr="00523267" w:rsidRDefault="00BE19FA" w:rsidP="00523267">
      <w:pPr>
        <w:spacing w:after="160" w:line="360" w:lineRule="auto"/>
        <w:jc w:val="both"/>
      </w:pPr>
      <w:r w:rsidRPr="00BE19FA">
        <w:rPr>
          <w:position w:val="-32"/>
        </w:rPr>
        <w:object w:dxaOrig="3220" w:dyaOrig="760" w14:anchorId="104CD3BE">
          <v:shape id="_x0000_i1173" type="#_x0000_t75" style="width:223.4pt;height:51.9pt" o:ole="">
            <v:imagedata r:id="rId283" o:title=""/>
          </v:shape>
          <o:OLEObject Type="Embed" ProgID="Equation.DSMT4" ShapeID="_x0000_i1173" DrawAspect="Content" ObjectID="_1670349512" r:id="rId284"/>
        </w:object>
      </w:r>
      <w:r w:rsidR="00523267" w:rsidRPr="00523267">
        <w:rPr>
          <w:sz w:val="28"/>
        </w:rPr>
        <w:t>,</w:t>
      </w:r>
      <w:r w:rsidR="009117EA">
        <w:rPr>
          <w:sz w:val="28"/>
        </w:rPr>
        <w:t xml:space="preserve"> а из формулы (2</w:t>
      </w:r>
      <w:r w:rsidR="002F21C9">
        <w:rPr>
          <w:sz w:val="28"/>
        </w:rPr>
        <w:t>7</w:t>
      </w:r>
      <w:r w:rsidR="00523267">
        <w:rPr>
          <w:sz w:val="28"/>
        </w:rPr>
        <w:t xml:space="preserve">) извлечём постоянную времени </w:t>
      </w:r>
      <w:r w:rsidR="00523267" w:rsidRPr="00523267">
        <w:rPr>
          <w:i/>
          <w:sz w:val="28"/>
          <w:lang w:val="en-US"/>
        </w:rPr>
        <w:t>T</w:t>
      </w:r>
      <w:r w:rsidR="00523267" w:rsidRPr="00523267">
        <w:rPr>
          <w:i/>
          <w:sz w:val="28"/>
          <w:vertAlign w:val="subscript"/>
          <w:lang w:val="en-US"/>
        </w:rPr>
        <w:t>v</w:t>
      </w:r>
      <w:r w:rsidR="00523267">
        <w:rPr>
          <w:sz w:val="28"/>
        </w:rPr>
        <w:t xml:space="preserve"> ПФ по скорости канала марша</w:t>
      </w:r>
      <w:r w:rsidR="00523267" w:rsidRPr="00523267">
        <w:rPr>
          <w:sz w:val="28"/>
        </w:rPr>
        <w:t xml:space="preserve">. </w:t>
      </w:r>
      <w:r w:rsidR="00523267">
        <w:rPr>
          <w:sz w:val="28"/>
        </w:rPr>
        <w:t xml:space="preserve">Коэффициент </w:t>
      </w:r>
      <w:r w:rsidR="00523267">
        <w:rPr>
          <w:sz w:val="28"/>
        </w:rPr>
        <w:lastRenderedPageBreak/>
        <w:t xml:space="preserve">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523267" w:rsidRPr="00523267">
        <w:rPr>
          <w:i/>
          <w:sz w:val="28"/>
          <w:lang w:val="en-US"/>
        </w:rPr>
        <w:t>T</w:t>
      </w:r>
      <w:r w:rsidR="00523267" w:rsidRPr="00523267">
        <w:rPr>
          <w:i/>
          <w:sz w:val="28"/>
          <w:vertAlign w:val="subscript"/>
          <w:lang w:val="en-US"/>
        </w:rPr>
        <w:t>v</w:t>
      </w:r>
      <w:r w:rsidR="00523267">
        <w:rPr>
          <w:sz w:val="28"/>
        </w:rPr>
        <w:t xml:space="preserve"> [</w:t>
      </w:r>
      <w:r w:rsidR="00FF68A4">
        <w:rPr>
          <w:sz w:val="28"/>
        </w:rPr>
        <w:t>15</w:t>
      </w:r>
      <w:r w:rsidR="00523267">
        <w:rPr>
          <w:sz w:val="28"/>
        </w:rPr>
        <w:t>].</w:t>
      </w:r>
    </w:p>
    <w:p w14:paraId="27A7AEBC" w14:textId="264D5705" w:rsidR="0044486D" w:rsidRDefault="0044486D" w:rsidP="009D7C7A">
      <w:pPr>
        <w:spacing w:after="160" w:line="360" w:lineRule="auto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20"/>
        <w:gridCol w:w="3935"/>
      </w:tblGrid>
      <w:tr w:rsidR="00142DD9" w14:paraId="3CE21BDE" w14:textId="77777777" w:rsidTr="00225B40">
        <w:tc>
          <w:tcPr>
            <w:tcW w:w="4672" w:type="dxa"/>
          </w:tcPr>
          <w:p w14:paraId="25A3ABC6" w14:textId="0614C17D" w:rsidR="00142DD9" w:rsidRDefault="00B80D68" w:rsidP="009D7C7A">
            <w:pPr>
              <w:spacing w:after="160" w:line="360" w:lineRule="auto"/>
            </w:pPr>
            <w:r w:rsidRPr="00FF68A4">
              <w:rPr>
                <w:position w:val="-32"/>
              </w:rPr>
              <w:object w:dxaOrig="3760" w:dyaOrig="740" w14:anchorId="001022D4">
                <v:shape id="_x0000_i1174" type="#_x0000_t75" style="width:260.45pt;height:49.75pt" o:ole="">
                  <v:imagedata r:id="rId285" o:title=""/>
                </v:shape>
                <o:OLEObject Type="Embed" ProgID="Equation.DSMT4" ShapeID="_x0000_i1174" DrawAspect="Content" ObjectID="_1670349513" r:id="rId286"/>
              </w:object>
            </w:r>
          </w:p>
        </w:tc>
        <w:tc>
          <w:tcPr>
            <w:tcW w:w="4673" w:type="dxa"/>
          </w:tcPr>
          <w:p w14:paraId="13018899" w14:textId="0447448D" w:rsidR="00142DD9" w:rsidRDefault="00142DD9" w:rsidP="00142DD9">
            <w:pPr>
              <w:spacing w:after="160" w:line="360" w:lineRule="auto"/>
              <w:jc w:val="right"/>
            </w:pPr>
            <w:r w:rsidRPr="00541045">
              <w:rPr>
                <w:sz w:val="28"/>
              </w:rPr>
              <w:t>(</w:t>
            </w:r>
            <w:r w:rsidR="002F21C9">
              <w:rPr>
                <w:sz w:val="28"/>
              </w:rPr>
              <w:t>28</w:t>
            </w:r>
            <w:r w:rsidRPr="00541045">
              <w:rPr>
                <w:sz w:val="28"/>
              </w:rPr>
              <w:t>)</w:t>
            </w:r>
          </w:p>
        </w:tc>
      </w:tr>
    </w:tbl>
    <w:p w14:paraId="73E1128F" w14:textId="19A3CA6A" w:rsidR="00197A8F" w:rsidRPr="00197A8F" w:rsidRDefault="00C45113" w:rsidP="00142DD9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Здесь и далее с</w:t>
      </w:r>
      <w:r w:rsidR="00950CF1">
        <w:rPr>
          <w:sz w:val="28"/>
        </w:rPr>
        <w:t>интез регулятора производим для наихудшего с точки зрения устойчивости случая – нахождения ПА на стопе</w:t>
      </w:r>
      <w:r w:rsidR="00950CF1" w:rsidRPr="00950CF1">
        <w:rPr>
          <w:sz w:val="28"/>
        </w:rPr>
        <w:t xml:space="preserve"> [</w:t>
      </w:r>
      <w:r w:rsidR="00950CF1" w:rsidRPr="0031583F">
        <w:rPr>
          <w:sz w:val="28"/>
        </w:rPr>
        <w:t>14, 15</w:t>
      </w:r>
      <w:r w:rsidR="00950CF1" w:rsidRPr="00950CF1">
        <w:rPr>
          <w:sz w:val="28"/>
        </w:rPr>
        <w:t>].</w:t>
      </w:r>
      <w:r w:rsidR="00950CF1">
        <w:rPr>
          <w:sz w:val="28"/>
        </w:rPr>
        <w:t xml:space="preserve"> </w:t>
      </w:r>
      <w:r w:rsidR="00197A8F">
        <w:rPr>
          <w:sz w:val="28"/>
        </w:rPr>
        <w:t>После подстановки всех известных параметров получим</w:t>
      </w:r>
    </w:p>
    <w:p w14:paraId="3F17AB09" w14:textId="18E85F37" w:rsidR="00197A8F" w:rsidRPr="002B3702" w:rsidRDefault="00E179A3" w:rsidP="009D7C7A">
      <w:pPr>
        <w:spacing w:after="160" w:line="360" w:lineRule="auto"/>
        <w:rPr>
          <w:sz w:val="28"/>
        </w:rPr>
      </w:pPr>
      <w:r w:rsidRPr="00B80D68">
        <w:rPr>
          <w:position w:val="-24"/>
        </w:rPr>
        <w:object w:dxaOrig="1680" w:dyaOrig="620" w14:anchorId="0A095EB3">
          <v:shape id="_x0000_i1175" type="#_x0000_t75" style="width:114.35pt;height:42.35pt" o:ole="">
            <v:imagedata r:id="rId287" o:title=""/>
          </v:shape>
          <o:OLEObject Type="Embed" ProgID="Equation.DSMT4" ShapeID="_x0000_i1175" DrawAspect="Content" ObjectID="_1670349514" r:id="rId288"/>
        </w:object>
      </w:r>
      <w:r w:rsidR="002B3702">
        <w:rPr>
          <w:sz w:val="28"/>
        </w:rPr>
        <w:t>.</w:t>
      </w:r>
    </w:p>
    <w:p w14:paraId="6E209CC8" w14:textId="618FDBF8" w:rsidR="000770AB" w:rsidRPr="0032724C" w:rsidRDefault="00612513" w:rsidP="00EB62EB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54" w:name="_Toc9974279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0770AB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.6.3 Синтез </w:t>
      </w:r>
      <w:r w:rsidR="000775CF">
        <w:rPr>
          <w:rFonts w:ascii="Times New Roman" w:hAnsi="Times New Roman" w:cs="Times New Roman"/>
          <w:b/>
          <w:color w:val="000000" w:themeColor="text1"/>
          <w:sz w:val="28"/>
        </w:rPr>
        <w:t>регулятора</w:t>
      </w:r>
      <w:r w:rsidR="000770AB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 в </w:t>
      </w:r>
      <w:r w:rsidR="001A6C7F">
        <w:rPr>
          <w:rFonts w:ascii="Times New Roman" w:hAnsi="Times New Roman" w:cs="Times New Roman"/>
          <w:b/>
          <w:color w:val="000000" w:themeColor="text1"/>
          <w:sz w:val="28"/>
        </w:rPr>
        <w:t>прямой ветви</w:t>
      </w:r>
      <w:bookmarkEnd w:id="954"/>
    </w:p>
    <w:p w14:paraId="56DCFDF5" w14:textId="77777777" w:rsidR="000770AB" w:rsidRDefault="000770AB" w:rsidP="000770AB"/>
    <w:p w14:paraId="78245F3F" w14:textId="4BF1F67C" w:rsidR="000770AB" w:rsidRDefault="006C7B2F" w:rsidP="000770A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определения регулятора К</w:t>
      </w:r>
      <w:r w:rsidRPr="006C7B2F">
        <w:rPr>
          <w:sz w:val="28"/>
          <w:vertAlign w:val="subscript"/>
        </w:rPr>
        <w:t>1</w:t>
      </w:r>
      <w:ins w:id="955" w:author="Ольга Гладкова" w:date="2019-03-30T15:11:00Z">
        <w:r w:rsidR="007842B8">
          <w:rPr>
            <w:sz w:val="28"/>
          </w:rPr>
          <w:t xml:space="preserve"> </w:t>
        </w:r>
      </w:ins>
      <w:r>
        <w:rPr>
          <w:sz w:val="28"/>
        </w:rPr>
        <w:t xml:space="preserve">воспользуемся частотным методом синтеза </w:t>
      </w:r>
      <w:r w:rsidRPr="006C7B2F">
        <w:rPr>
          <w:sz w:val="28"/>
        </w:rPr>
        <w:t>[15]</w:t>
      </w:r>
      <w:r>
        <w:rPr>
          <w:sz w:val="28"/>
        </w:rPr>
        <w:t xml:space="preserve">. Для этого </w:t>
      </w:r>
      <w:r w:rsidR="000770AB">
        <w:rPr>
          <w:sz w:val="28"/>
        </w:rPr>
        <w:t>составим передаточную функцию</w:t>
      </w:r>
      <w:r w:rsidR="00F66C35">
        <w:rPr>
          <w:sz w:val="28"/>
        </w:rPr>
        <w:t xml:space="preserve"> разомкнутого</w:t>
      </w:r>
      <w:r w:rsidR="000770AB">
        <w:rPr>
          <w:sz w:val="28"/>
        </w:rPr>
        <w:t xml:space="preserve"> контура положения </w:t>
      </w:r>
      <w:r w:rsidR="00F66C35">
        <w:rPr>
          <w:sz w:val="28"/>
        </w:rPr>
        <w:t xml:space="preserve">(см. </w:t>
      </w:r>
      <w:r w:rsidR="00ED3EB7">
        <w:rPr>
          <w:sz w:val="28"/>
        </w:rPr>
        <w:t>рис. 19</w:t>
      </w:r>
      <w:r w:rsidR="00F66C35">
        <w:rPr>
          <w:sz w:val="28"/>
        </w:rPr>
        <w:t>).</w:t>
      </w:r>
    </w:p>
    <w:tbl>
      <w:tblPr>
        <w:tblStyle w:val="a5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A8605D" w14:paraId="4EDBFEB3" w14:textId="77777777" w:rsidTr="00C577A5">
        <w:tc>
          <w:tcPr>
            <w:tcW w:w="8647" w:type="dxa"/>
          </w:tcPr>
          <w:p w14:paraId="33529FB4" w14:textId="6E3EC5C7" w:rsidR="00A8605D" w:rsidRPr="00A8605D" w:rsidRDefault="00A8605D" w:rsidP="00A8605D">
            <w:pPr>
              <w:spacing w:line="360" w:lineRule="auto"/>
              <w:jc w:val="both"/>
              <w:rPr>
                <w:sz w:val="28"/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6ECA390B">
                <v:shape id="_x0000_i1176" type="#_x0000_t75" style="width:382.25pt;height:47.65pt" o:ole="">
                  <v:imagedata r:id="rId289" o:title=""/>
                </v:shape>
                <o:OLEObject Type="Embed" ProgID="Equation.DSMT4" ShapeID="_x0000_i1176" DrawAspect="Content" ObjectID="_1670349515" r:id="rId290"/>
              </w:object>
            </w:r>
            <w:r>
              <w:rPr>
                <w:sz w:val="28"/>
                <w:lang w:val="en-US"/>
              </w:rPr>
              <w:t>,</w:t>
            </w:r>
            <w:r>
              <w:rPr>
                <w:sz w:val="28"/>
              </w:rPr>
              <w:t xml:space="preserve"> где</w:t>
            </w:r>
          </w:p>
        </w:tc>
        <w:tc>
          <w:tcPr>
            <w:tcW w:w="714" w:type="dxa"/>
          </w:tcPr>
          <w:p w14:paraId="03C59B1B" w14:textId="32C9D8EA" w:rsidR="00A8605D" w:rsidRDefault="002F21C9" w:rsidP="00C577A5">
            <w:pPr>
              <w:spacing w:line="360" w:lineRule="auto"/>
              <w:ind w:left="-387" w:firstLine="387"/>
              <w:jc w:val="right"/>
              <w:rPr>
                <w:sz w:val="28"/>
              </w:rPr>
            </w:pPr>
            <w:r>
              <w:rPr>
                <w:sz w:val="28"/>
              </w:rPr>
              <w:t>(29</w:t>
            </w:r>
            <w:r w:rsidR="00A8605D">
              <w:rPr>
                <w:sz w:val="28"/>
              </w:rPr>
              <w:t>)</w:t>
            </w:r>
          </w:p>
        </w:tc>
      </w:tr>
    </w:tbl>
    <w:p w14:paraId="7591D91C" w14:textId="584BA691" w:rsidR="008E1BF6" w:rsidRDefault="008E1BF6" w:rsidP="002B3702">
      <w:pPr>
        <w:spacing w:line="360" w:lineRule="auto"/>
        <w:jc w:val="both"/>
        <w:rPr>
          <w:sz w:val="28"/>
        </w:rPr>
      </w:pPr>
      <w:r w:rsidRPr="008E1BF6">
        <w:rPr>
          <w:position w:val="-12"/>
        </w:rPr>
        <w:object w:dxaOrig="1219" w:dyaOrig="360" w14:anchorId="308C2F5E">
          <v:shape id="_x0000_i1177" type="#_x0000_t75" style="width:86.8pt;height:22.25pt" o:ole="">
            <v:imagedata r:id="rId291" o:title=""/>
          </v:shape>
          <o:OLEObject Type="Embed" ProgID="Equation.DSMT4" ShapeID="_x0000_i1177" DrawAspect="Content" ObjectID="_1670349516" r:id="rId292"/>
        </w:object>
      </w:r>
      <w:r>
        <w:rPr>
          <w:sz w:val="28"/>
        </w:rPr>
        <w:t>- показатель добротности системы.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68574D" w14:paraId="75755502" w14:textId="77777777" w:rsidTr="0068574D">
        <w:tc>
          <w:tcPr>
            <w:tcW w:w="7366" w:type="dxa"/>
          </w:tcPr>
          <w:p w14:paraId="3FA985D4" w14:textId="40C9726B" w:rsidR="0068574D" w:rsidRDefault="0068574D" w:rsidP="002B3702">
            <w:pPr>
              <w:spacing w:line="360" w:lineRule="auto"/>
              <w:jc w:val="both"/>
              <w:rPr>
                <w:sz w:val="28"/>
              </w:rPr>
            </w:pPr>
            <w:r w:rsidRPr="0068574D">
              <w:rPr>
                <w:position w:val="-32"/>
              </w:rPr>
              <w:object w:dxaOrig="4640" w:dyaOrig="740" w14:anchorId="2EDBC962">
                <v:shape id="_x0000_i1178" type="#_x0000_t75" style="width:318.7pt;height:49.75pt" o:ole="">
                  <v:imagedata r:id="rId293" o:title=""/>
                </v:shape>
                <o:OLEObject Type="Embed" ProgID="Equation.DSMT4" ShapeID="_x0000_i1178" DrawAspect="Content" ObjectID="_1670349517" r:id="rId294"/>
              </w:object>
            </w:r>
          </w:p>
        </w:tc>
        <w:tc>
          <w:tcPr>
            <w:tcW w:w="1979" w:type="dxa"/>
          </w:tcPr>
          <w:p w14:paraId="657FDE05" w14:textId="22B1AE1F" w:rsidR="0068574D" w:rsidRDefault="002F21C9" w:rsidP="0068574D">
            <w:pPr>
              <w:spacing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(30</w:t>
            </w:r>
            <w:r w:rsidR="0068574D">
              <w:rPr>
                <w:sz w:val="28"/>
              </w:rPr>
              <w:t>)</w:t>
            </w:r>
          </w:p>
        </w:tc>
      </w:tr>
      <w:tr w:rsidR="00C577A5" w14:paraId="55164E61" w14:textId="77777777" w:rsidTr="0068574D">
        <w:tc>
          <w:tcPr>
            <w:tcW w:w="7366" w:type="dxa"/>
          </w:tcPr>
          <w:p w14:paraId="1C2D14E7" w14:textId="77777777" w:rsidR="00C577A5" w:rsidRPr="009F4250" w:rsidRDefault="00C577A5" w:rsidP="002B3702">
            <w:pPr>
              <w:spacing w:line="360" w:lineRule="auto"/>
              <w:jc w:val="both"/>
            </w:pPr>
          </w:p>
        </w:tc>
        <w:tc>
          <w:tcPr>
            <w:tcW w:w="1979" w:type="dxa"/>
          </w:tcPr>
          <w:p w14:paraId="08879972" w14:textId="77777777" w:rsidR="00C577A5" w:rsidRDefault="00C577A5" w:rsidP="0068574D">
            <w:pPr>
              <w:spacing w:line="360" w:lineRule="auto"/>
              <w:jc w:val="right"/>
              <w:rPr>
                <w:sz w:val="28"/>
              </w:rPr>
            </w:pPr>
          </w:p>
        </w:tc>
      </w:tr>
    </w:tbl>
    <w:p w14:paraId="0F0D6AF3" w14:textId="43DEF368" w:rsidR="00A8605D" w:rsidRDefault="00A8605D" w:rsidP="00A8605D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  <w:t xml:space="preserve">Для приближённых расчётов примем </w:t>
      </w:r>
      <w:r w:rsidRPr="00A8605D">
        <w:rPr>
          <w:position w:val="-10"/>
        </w:rPr>
        <w:object w:dxaOrig="520" w:dyaOrig="320" w14:anchorId="7EAA18EA">
          <v:shape id="_x0000_i1179" type="#_x0000_t75" style="width:37.05pt;height:21.2pt" o:ole="">
            <v:imagedata r:id="rId295" o:title=""/>
          </v:shape>
          <o:OLEObject Type="Embed" ProgID="Equation.DSMT4" ShapeID="_x0000_i1179" DrawAspect="Content" ObjectID="_1670349518" r:id="rId296"/>
        </w:object>
      </w:r>
      <w:r>
        <w:rPr>
          <w:sz w:val="28"/>
        </w:rPr>
        <w:t xml:space="preserve">, </w:t>
      </w:r>
      <w:r w:rsidR="009D2173">
        <w:rPr>
          <w:sz w:val="28"/>
        </w:rPr>
        <w:t>тогда ЛАЧХ</w:t>
      </w:r>
      <w:r w:rsidR="002F21C9">
        <w:rPr>
          <w:sz w:val="28"/>
        </w:rPr>
        <w:t xml:space="preserve"> ПФ (29</w:t>
      </w:r>
      <w:r w:rsidR="009D2173">
        <w:rPr>
          <w:sz w:val="28"/>
        </w:rPr>
        <w:t>) будет иметь вид «1-2-3»</w:t>
      </w:r>
      <w:r w:rsidR="0012735C">
        <w:rPr>
          <w:sz w:val="28"/>
        </w:rPr>
        <w:t xml:space="preserve"> </w:t>
      </w:r>
      <w:r w:rsidR="0012735C" w:rsidRPr="0012735C">
        <w:rPr>
          <w:sz w:val="28"/>
        </w:rPr>
        <w:t xml:space="preserve">[16, </w:t>
      </w:r>
      <w:r w:rsidR="0012735C">
        <w:rPr>
          <w:sz w:val="28"/>
          <w:lang w:val="en-US"/>
        </w:rPr>
        <w:t>c</w:t>
      </w:r>
      <w:r w:rsidR="0012735C" w:rsidRPr="0012735C">
        <w:rPr>
          <w:sz w:val="28"/>
        </w:rPr>
        <w:t xml:space="preserve">. </w:t>
      </w:r>
      <w:r w:rsidR="0012735C" w:rsidRPr="00946388">
        <w:rPr>
          <w:sz w:val="28"/>
        </w:rPr>
        <w:t>368</w:t>
      </w:r>
      <w:r w:rsidR="0012735C" w:rsidRPr="0012735C">
        <w:rPr>
          <w:sz w:val="28"/>
        </w:rPr>
        <w:t>]</w:t>
      </w:r>
      <w:r w:rsidR="009D2173">
        <w:rPr>
          <w:sz w:val="28"/>
        </w:rPr>
        <w:t xml:space="preserve">. </w:t>
      </w:r>
      <w:r w:rsidR="003464E7">
        <w:rPr>
          <w:sz w:val="28"/>
        </w:rPr>
        <w:t>Для ЛАЧХ такого вида приведены зависимости переходного процесса от двух параметров:</w:t>
      </w:r>
    </w:p>
    <w:p w14:paraId="6D1B1088" w14:textId="22442F9C" w:rsidR="003464E7" w:rsidRPr="003464E7" w:rsidRDefault="003464E7" w:rsidP="00A8605D">
      <w:pPr>
        <w:spacing w:after="160" w:line="360" w:lineRule="auto"/>
        <w:jc w:val="both"/>
        <w:rPr>
          <w:sz w:val="28"/>
        </w:rPr>
      </w:pPr>
      <w:r w:rsidRPr="003464E7">
        <w:rPr>
          <w:position w:val="-12"/>
        </w:rPr>
        <w:object w:dxaOrig="380" w:dyaOrig="360" w14:anchorId="61702D1D">
          <v:shape id="_x0000_i1180" type="#_x0000_t75" style="width:25.4pt;height:22.25pt" o:ole="">
            <v:imagedata r:id="rId297" o:title=""/>
          </v:shape>
          <o:OLEObject Type="Embed" ProgID="Equation.DSMT4" ShapeID="_x0000_i1180" DrawAspect="Content" ObjectID="_1670349519" r:id="rId298"/>
        </w:object>
      </w:r>
      <w:r w:rsidRPr="003464E7">
        <w:rPr>
          <w:sz w:val="28"/>
        </w:rPr>
        <w:t xml:space="preserve">- </w:t>
      </w:r>
      <w:r>
        <w:rPr>
          <w:sz w:val="28"/>
        </w:rPr>
        <w:t>произведения базовой частоты и времени;</w:t>
      </w:r>
    </w:p>
    <w:p w14:paraId="226182F8" w14:textId="65175FFC" w:rsidR="003464E7" w:rsidRPr="003464E7" w:rsidRDefault="003464E7" w:rsidP="00A8605D">
      <w:pPr>
        <w:spacing w:after="160" w:line="360" w:lineRule="auto"/>
        <w:jc w:val="both"/>
        <w:rPr>
          <w:sz w:val="28"/>
        </w:rPr>
      </w:pPr>
      <w:r w:rsidRPr="003464E7">
        <w:rPr>
          <w:position w:val="-4"/>
        </w:rPr>
        <w:object w:dxaOrig="320" w:dyaOrig="260" w14:anchorId="71563ADA">
          <v:shape id="_x0000_i1181" type="#_x0000_t75" style="width:21.2pt;height:16.95pt" o:ole="">
            <v:imagedata r:id="rId299" o:title=""/>
          </v:shape>
          <o:OLEObject Type="Embed" ProgID="Equation.DSMT4" ShapeID="_x0000_i1181" DrawAspect="Content" ObjectID="_1670349520" r:id="rId300"/>
        </w:object>
      </w:r>
      <w:r w:rsidR="00A7238F">
        <w:rPr>
          <w:sz w:val="28"/>
        </w:rPr>
        <w:t xml:space="preserve">- показателя </w:t>
      </w:r>
      <w:proofErr w:type="spellStart"/>
      <w:r w:rsidR="00A7238F">
        <w:rPr>
          <w:sz w:val="28"/>
        </w:rPr>
        <w:t>колебательности</w:t>
      </w:r>
      <w:proofErr w:type="spellEnd"/>
      <w:r w:rsidR="00A7238F">
        <w:rPr>
          <w:sz w:val="28"/>
        </w:rPr>
        <w:t>.</w:t>
      </w:r>
    </w:p>
    <w:p w14:paraId="5360BC31" w14:textId="2616B02D" w:rsidR="006E744F" w:rsidRPr="00F246B4" w:rsidRDefault="003464E7" w:rsidP="00DF43D1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Базовая частота есть точка пересечения «-1»-й асимптоты с линией нуля децибел. </w:t>
      </w:r>
      <w:r w:rsidR="00A8605D">
        <w:rPr>
          <w:sz w:val="28"/>
        </w:rPr>
        <w:t>Показатель колебательности есть максимум амплитудно-частотной характеристики замкнутой системы к амплитуде в начальный момент вр</w:t>
      </w:r>
      <w:r w:rsidR="000C7069">
        <w:rPr>
          <w:sz w:val="28"/>
        </w:rPr>
        <w:t>емени и характеризует склонность системы к колебаниям.</w:t>
      </w:r>
      <w:r>
        <w:rPr>
          <w:sz w:val="28"/>
        </w:rPr>
        <w:t xml:space="preserve"> В соответствии с рекомендациями </w:t>
      </w:r>
      <w:r w:rsidRPr="003464E7">
        <w:rPr>
          <w:sz w:val="28"/>
        </w:rPr>
        <w:t>[</w:t>
      </w:r>
      <w:r w:rsidR="000264FB">
        <w:rPr>
          <w:sz w:val="28"/>
        </w:rPr>
        <w:t>10</w:t>
      </w:r>
      <w:r>
        <w:rPr>
          <w:sz w:val="28"/>
        </w:rPr>
        <w:t>, 16, c.</w:t>
      </w:r>
      <w:r w:rsidRPr="003464E7">
        <w:rPr>
          <w:sz w:val="28"/>
        </w:rPr>
        <w:t xml:space="preserve"> 381] </w:t>
      </w:r>
      <w:r>
        <w:rPr>
          <w:sz w:val="28"/>
        </w:rPr>
        <w:t>п</w:t>
      </w:r>
      <w:r w:rsidR="00FF3F5D">
        <w:rPr>
          <w:sz w:val="28"/>
        </w:rPr>
        <w:t xml:space="preserve">римем </w:t>
      </w:r>
      <w:r w:rsidR="00A62EA2">
        <w:rPr>
          <w:sz w:val="28"/>
        </w:rPr>
        <w:t>показатель колебательности М равным</w:t>
      </w:r>
      <w:r w:rsidR="00FF3F5D">
        <w:rPr>
          <w:sz w:val="28"/>
        </w:rPr>
        <w:t xml:space="preserve"> 1,03</w:t>
      </w:r>
      <w:r>
        <w:rPr>
          <w:sz w:val="28"/>
        </w:rPr>
        <w:t>.</w:t>
      </w:r>
      <w:r w:rsidR="00DF43D1">
        <w:rPr>
          <w:sz w:val="28"/>
        </w:rPr>
        <w:t xml:space="preserve"> </w:t>
      </w:r>
      <w:r w:rsidR="006E744F">
        <w:rPr>
          <w:sz w:val="28"/>
        </w:rPr>
        <w:t xml:space="preserve">По формуле из </w:t>
      </w:r>
      <w:r w:rsidR="006E744F" w:rsidRPr="006E744F">
        <w:rPr>
          <w:sz w:val="28"/>
        </w:rPr>
        <w:t>[</w:t>
      </w:r>
      <w:r w:rsidR="000264FB">
        <w:rPr>
          <w:sz w:val="28"/>
        </w:rPr>
        <w:t>10</w:t>
      </w:r>
      <w:r w:rsidR="006E744F">
        <w:rPr>
          <w:sz w:val="28"/>
        </w:rPr>
        <w:t>,</w:t>
      </w:r>
      <w:r w:rsidR="006E744F" w:rsidRPr="006E744F">
        <w:rPr>
          <w:sz w:val="28"/>
        </w:rPr>
        <w:t xml:space="preserve"> </w:t>
      </w:r>
      <w:r w:rsidR="006E744F">
        <w:rPr>
          <w:sz w:val="28"/>
          <w:lang w:val="en-US"/>
        </w:rPr>
        <w:t>c</w:t>
      </w:r>
      <w:r w:rsidR="006E744F" w:rsidRPr="006E744F">
        <w:rPr>
          <w:sz w:val="28"/>
        </w:rPr>
        <w:t>. 373]</w:t>
      </w:r>
      <w:r w:rsidR="00F246B4" w:rsidRPr="00F246B4">
        <w:rPr>
          <w:sz w:val="28"/>
        </w:rPr>
        <w:t xml:space="preserve"> </w:t>
      </w:r>
      <w:r w:rsidR="00F246B4">
        <w:rPr>
          <w:sz w:val="28"/>
        </w:rPr>
        <w:t>определим наибольшее значение коэффициента К</w:t>
      </w:r>
      <w:r w:rsidR="00F246B4" w:rsidRPr="00F246B4">
        <w:rPr>
          <w:sz w:val="28"/>
          <w:vertAlign w:val="subscript"/>
        </w:rPr>
        <w:t>1</w:t>
      </w:r>
      <w:r w:rsidR="00F246B4">
        <w:rPr>
          <w:sz w:val="28"/>
          <w:vertAlign w:val="subscript"/>
        </w:rPr>
        <w:t>.</w:t>
      </w:r>
    </w:p>
    <w:p w14:paraId="5A7993DE" w14:textId="16A6588A" w:rsidR="00FD701A" w:rsidRDefault="00186526" w:rsidP="009D7C7A">
      <w:pPr>
        <w:spacing w:after="160" w:line="360" w:lineRule="auto"/>
      </w:pPr>
      <w:r w:rsidRPr="00FD701A">
        <w:rPr>
          <w:position w:val="-24"/>
        </w:rPr>
        <w:object w:dxaOrig="2840" w:dyaOrig="700" w14:anchorId="25DCADD0">
          <v:shape id="_x0000_i1182" type="#_x0000_t75" style="width:173.65pt;height:44.45pt" o:ole="">
            <v:imagedata r:id="rId301" o:title=""/>
          </v:shape>
          <o:OLEObject Type="Embed" ProgID="Equation.DSMT4" ShapeID="_x0000_i1182" DrawAspect="Content" ObjectID="_1670349521" r:id="rId302"/>
        </w:object>
      </w:r>
    </w:p>
    <w:p w14:paraId="203E2159" w14:textId="6D8E6DB9" w:rsidR="001F15F2" w:rsidRPr="001F15F2" w:rsidRDefault="001F15F2" w:rsidP="009D7C7A">
      <w:pPr>
        <w:spacing w:after="160" w:line="360" w:lineRule="auto"/>
        <w:rPr>
          <w:sz w:val="32"/>
        </w:rPr>
      </w:pPr>
      <w:r w:rsidRPr="001F15F2">
        <w:rPr>
          <w:sz w:val="28"/>
        </w:rPr>
        <w:t>Подставим</w:t>
      </w:r>
      <w:r>
        <w:rPr>
          <w:sz w:val="28"/>
        </w:rPr>
        <w:t xml:space="preserve"> (</w:t>
      </w:r>
      <w:r w:rsidR="004950E0">
        <w:rPr>
          <w:sz w:val="28"/>
        </w:rPr>
        <w:t>26</w:t>
      </w:r>
      <w:r>
        <w:rPr>
          <w:sz w:val="28"/>
        </w:rPr>
        <w:t>) и</w:t>
      </w:r>
      <w:r w:rsidRPr="001F15F2">
        <w:rPr>
          <w:sz w:val="28"/>
        </w:rPr>
        <w:t xml:space="preserve"> </w:t>
      </w:r>
      <w:r w:rsidR="004950E0">
        <w:rPr>
          <w:sz w:val="28"/>
        </w:rPr>
        <w:t>(28</w:t>
      </w:r>
      <w:r>
        <w:rPr>
          <w:sz w:val="28"/>
        </w:rPr>
        <w:t>) в полученное выражение</w:t>
      </w:r>
    </w:p>
    <w:p w14:paraId="3177B9D2" w14:textId="6736165E" w:rsidR="00EF723B" w:rsidRDefault="00E179A3" w:rsidP="009D7C7A">
      <w:pPr>
        <w:spacing w:after="160" w:line="360" w:lineRule="auto"/>
        <w:rPr>
          <w:ins w:id="956" w:author="Ольга Гладкова" w:date="2019-05-26T18:41:00Z"/>
        </w:rPr>
      </w:pPr>
      <w:r w:rsidRPr="00EF723B">
        <w:rPr>
          <w:position w:val="-30"/>
        </w:rPr>
        <w:object w:dxaOrig="5620" w:dyaOrig="760" w14:anchorId="59206CE7">
          <v:shape id="_x0000_i1183" type="#_x0000_t75" style="width:375.9pt;height:50.8pt" o:ole="">
            <v:imagedata r:id="rId303" o:title=""/>
          </v:shape>
          <o:OLEObject Type="Embed" ProgID="Equation.DSMT4" ShapeID="_x0000_i1183" DrawAspect="Content" ObjectID="_1670349522" r:id="rId304"/>
        </w:object>
      </w:r>
      <w:r w:rsidR="00C93FC0" w:rsidRPr="006D1D2B">
        <w:t>.</w:t>
      </w:r>
    </w:p>
    <w:p w14:paraId="2C41DD25" w14:textId="7ED89D3E" w:rsidR="003071B0" w:rsidRPr="006D1D2B" w:rsidRDefault="001C6851">
      <w:pPr>
        <w:spacing w:after="160" w:line="360" w:lineRule="auto"/>
        <w:ind w:firstLine="708"/>
        <w:pPrChange w:id="957" w:author="Eugene" w:date="2019-05-27T20:51:00Z">
          <w:pPr>
            <w:spacing w:after="160" w:line="360" w:lineRule="auto"/>
          </w:pPr>
        </w:pPrChange>
      </w:pPr>
      <w:ins w:id="958" w:author="Eugene" w:date="2019-05-27T20:51:00Z">
        <w:r>
          <w:rPr>
            <w:sz w:val="28"/>
          </w:rPr>
          <w:t>По результатам моделирования итоговое значение коэффициента К</w:t>
        </w:r>
        <w:r w:rsidRPr="001C6851">
          <w:rPr>
            <w:sz w:val="28"/>
            <w:vertAlign w:val="subscript"/>
            <w:rPrChange w:id="959" w:author="Eugene" w:date="2019-05-27T20:51:00Z">
              <w:rPr>
                <w:sz w:val="28"/>
              </w:rPr>
            </w:rPrChange>
          </w:rPr>
          <w:t>1</w:t>
        </w:r>
      </w:ins>
      <w:ins w:id="960" w:author="Eugene" w:date="2019-05-27T20:52:00Z">
        <w:r>
          <w:rPr>
            <w:sz w:val="28"/>
          </w:rPr>
          <w:t xml:space="preserve"> примем равным 38,7 градус/с.</w:t>
        </w:r>
      </w:ins>
      <w:ins w:id="961" w:author="Eugene" w:date="2019-05-27T20:50:00Z">
        <w:r>
          <w:t xml:space="preserve"> </w:t>
        </w:r>
      </w:ins>
      <w:ins w:id="962" w:author="Ольга Гладкова" w:date="2019-05-26T18:41:00Z">
        <w:del w:id="963" w:author="Eugene" w:date="2019-05-27T20:52:00Z">
          <w:r w:rsidR="003071B0" w:rsidDel="001C6851">
            <w:delText>Итоговое значение коэффициента К1 после уточнения по результатам моделирования : = +размерность</w:delText>
          </w:r>
        </w:del>
      </w:ins>
    </w:p>
    <w:p w14:paraId="65301896" w14:textId="1D5B8BB2" w:rsidR="00DF43D1" w:rsidRDefault="00C93FC0" w:rsidP="00DF43D1">
      <w:pPr>
        <w:spacing w:after="160" w:line="360" w:lineRule="auto"/>
        <w:jc w:val="both"/>
        <w:rPr>
          <w:ins w:id="964" w:author="Eugene" w:date="2019-05-27T22:20:00Z"/>
          <w:sz w:val="28"/>
        </w:rPr>
      </w:pPr>
      <w:r w:rsidRPr="006D1D2B">
        <w:rPr>
          <w:sz w:val="28"/>
        </w:rPr>
        <w:tab/>
      </w:r>
      <w:r>
        <w:rPr>
          <w:sz w:val="28"/>
        </w:rPr>
        <w:t xml:space="preserve">На рисунке </w:t>
      </w:r>
      <w:r w:rsidR="007D41BE">
        <w:rPr>
          <w:sz w:val="28"/>
        </w:rPr>
        <w:t>25</w:t>
      </w:r>
      <w:r>
        <w:rPr>
          <w:sz w:val="28"/>
        </w:rPr>
        <w:t xml:space="preserve"> </w:t>
      </w:r>
      <w:r w:rsidR="003F12DA">
        <w:rPr>
          <w:sz w:val="28"/>
        </w:rPr>
        <w:t xml:space="preserve">показана структурная схема, собранная в пакете математического моделирования </w:t>
      </w:r>
      <w:r w:rsidR="003F12DA">
        <w:rPr>
          <w:sz w:val="28"/>
          <w:lang w:val="en-US"/>
        </w:rPr>
        <w:t>Matlab</w:t>
      </w:r>
      <w:r w:rsidR="003F12DA" w:rsidRPr="003F12DA">
        <w:rPr>
          <w:sz w:val="28"/>
        </w:rPr>
        <w:t xml:space="preserve"> </w:t>
      </w:r>
      <w:r w:rsidR="003F12DA">
        <w:rPr>
          <w:sz w:val="28"/>
          <w:lang w:val="en-US"/>
        </w:rPr>
        <w:t>Simulink</w:t>
      </w:r>
      <w:r w:rsidR="003F12DA" w:rsidRPr="003F12DA">
        <w:rPr>
          <w:sz w:val="28"/>
        </w:rPr>
        <w:t xml:space="preserve"> </w:t>
      </w:r>
      <w:r w:rsidR="000264FB">
        <w:rPr>
          <w:sz w:val="28"/>
        </w:rPr>
        <w:t>[11</w:t>
      </w:r>
      <w:r w:rsidR="00DF43D1" w:rsidRPr="00DF43D1">
        <w:rPr>
          <w:sz w:val="28"/>
        </w:rPr>
        <w:t xml:space="preserve">]. </w:t>
      </w:r>
      <w:commentRangeStart w:id="965"/>
      <w:r w:rsidR="00DF43D1">
        <w:rPr>
          <w:sz w:val="28"/>
        </w:rPr>
        <w:t>Для</w:t>
      </w:r>
      <w:commentRangeEnd w:id="965"/>
      <w:r w:rsidR="00C577A2">
        <w:rPr>
          <w:rStyle w:val="ae"/>
        </w:rPr>
        <w:commentReference w:id="965"/>
      </w:r>
      <w:r w:rsidR="00DF43D1">
        <w:rPr>
          <w:sz w:val="28"/>
        </w:rPr>
        <w:t xml:space="preserve"> начала необходимо проверить устойчивость внутреннего контура скорости, структурная схема кот</w:t>
      </w:r>
      <w:r w:rsidR="00036F4E">
        <w:rPr>
          <w:sz w:val="28"/>
        </w:rPr>
        <w:t>орого представлена на рисунке 2</w:t>
      </w:r>
      <w:ins w:id="966" w:author="Eugene" w:date="2019-05-27T23:53:00Z">
        <w:r w:rsidR="003D2D2A">
          <w:rPr>
            <w:sz w:val="28"/>
          </w:rPr>
          <w:t>1</w:t>
        </w:r>
      </w:ins>
      <w:del w:id="967" w:author="Eugene" w:date="2019-05-27T23:53:00Z">
        <w:r w:rsidR="00036F4E" w:rsidDel="00B8276E">
          <w:rPr>
            <w:sz w:val="28"/>
          </w:rPr>
          <w:delText>2</w:delText>
        </w:r>
      </w:del>
      <w:r w:rsidR="00DF43D1">
        <w:rPr>
          <w:sz w:val="28"/>
        </w:rPr>
        <w:t xml:space="preserve">. </w:t>
      </w:r>
      <w:ins w:id="968" w:author="Eugene" w:date="2019-05-27T22:02:00Z">
        <w:r w:rsidR="004F10F4">
          <w:rPr>
            <w:sz w:val="28"/>
          </w:rPr>
          <w:t xml:space="preserve">Наихудшим с точки зрения устойчивости является случай нахождения ПА </w:t>
        </w:r>
      </w:ins>
      <w:ins w:id="969" w:author="Eugene" w:date="2019-05-27T22:03:00Z">
        <w:r w:rsidR="004F10F4">
          <w:rPr>
            <w:sz w:val="28"/>
          </w:rPr>
          <w:t>«на стопе», поэтому на вход системы подадим малый сигнал, равный 0,05</w:t>
        </w:r>
      </w:ins>
      <w:ins w:id="970" w:author="Eugene" w:date="2019-05-27T22:04:00Z">
        <w:r w:rsidR="004F10F4">
          <w:rPr>
            <w:sz w:val="28"/>
          </w:rPr>
          <w:t xml:space="preserve"> м/с</w:t>
        </w:r>
      </w:ins>
      <w:ins w:id="971" w:author="Eugene" w:date="2019-05-27T22:03:00Z">
        <w:r w:rsidR="004F10F4">
          <w:rPr>
            <w:sz w:val="28"/>
          </w:rPr>
          <w:t>.</w:t>
        </w:r>
      </w:ins>
    </w:p>
    <w:p w14:paraId="763FCC02" w14:textId="77777777" w:rsidR="00D94BBD" w:rsidRDefault="00D94BBD" w:rsidP="00DF43D1">
      <w:pPr>
        <w:spacing w:after="160" w:line="360" w:lineRule="auto"/>
        <w:jc w:val="both"/>
        <w:rPr>
          <w:sz w:val="28"/>
        </w:rPr>
      </w:pPr>
    </w:p>
    <w:p w14:paraId="120FE87C" w14:textId="1BCA0531" w:rsidR="00DF43D1" w:rsidRDefault="003D73AE">
      <w:pPr>
        <w:spacing w:after="160" w:line="360" w:lineRule="auto"/>
        <w:jc w:val="center"/>
        <w:rPr>
          <w:sz w:val="28"/>
        </w:rPr>
        <w:pPrChange w:id="972" w:author="Eugene" w:date="2019-05-27T22:05:00Z">
          <w:pPr>
            <w:spacing w:after="160" w:line="360" w:lineRule="auto"/>
            <w:jc w:val="both"/>
          </w:pPr>
        </w:pPrChange>
      </w:pPr>
      <w:ins w:id="973" w:author="Eugene" w:date="2019-05-28T19:24:00Z">
        <w:r>
          <w:rPr>
            <w:sz w:val="28"/>
          </w:rPr>
          <w:lastRenderedPageBreak/>
          <w:pict w14:anchorId="2F002655">
            <v:shape id="_x0000_i1184" type="#_x0000_t75" style="width:468pt;height:241.4pt">
              <v:imagedata r:id="rId305" o:title="Марш структурн схема контура скорости"/>
            </v:shape>
          </w:pict>
        </w:r>
      </w:ins>
      <w:del w:id="974" w:author="Eugene" w:date="2019-05-27T22:05:00Z">
        <w:r w:rsidR="001C4876">
          <w:rPr>
            <w:sz w:val="28"/>
          </w:rPr>
          <w:pict w14:anchorId="6894786A">
            <v:shape id="_x0000_i1185" type="#_x0000_t75" style="width:474.35pt;height:261.55pt">
              <v:imagedata r:id="rId306" o:title="Марш структурн схема контура скорости" croptop="6188f" cropleft="1966f"/>
            </v:shape>
          </w:pict>
        </w:r>
      </w:del>
      <w:commentRangeStart w:id="975"/>
      <w:commentRangeEnd w:id="975"/>
      <w:r w:rsidR="00C577A2">
        <w:rPr>
          <w:rStyle w:val="ae"/>
        </w:rPr>
        <w:commentReference w:id="975"/>
      </w:r>
    </w:p>
    <w:p w14:paraId="6561A98B" w14:textId="75374008" w:rsidR="00DF43D1" w:rsidRPr="00D94BBD" w:rsidRDefault="00DF43D1" w:rsidP="00DF43D1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r w:rsidR="00036F4E">
        <w:rPr>
          <w:sz w:val="28"/>
        </w:rPr>
        <w:t>2</w:t>
      </w:r>
      <w:ins w:id="976" w:author="Eugene" w:date="2019-05-27T23:53:00Z">
        <w:r w:rsidR="003D2D2A">
          <w:rPr>
            <w:sz w:val="28"/>
          </w:rPr>
          <w:t>1</w:t>
        </w:r>
      </w:ins>
      <w:del w:id="977" w:author="Eugene" w:date="2019-05-27T23:53:00Z">
        <w:r w:rsidR="00036F4E" w:rsidDel="00B8276E">
          <w:rPr>
            <w:sz w:val="28"/>
          </w:rPr>
          <w:delText>2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Внутренний контур скорости марш</w:t>
      </w:r>
      <w:ins w:id="978" w:author="Ольга Гладкова" w:date="2019-05-26T18:42:00Z">
        <w:r w:rsidR="003071B0">
          <w:rPr>
            <w:sz w:val="28"/>
          </w:rPr>
          <w:t>евого движения ПА</w:t>
        </w:r>
      </w:ins>
    </w:p>
    <w:p w14:paraId="689CECD2" w14:textId="09BDB0E7" w:rsidR="00C93FC0" w:rsidRDefault="00DF43D1">
      <w:pPr>
        <w:spacing w:after="160" w:line="360" w:lineRule="auto"/>
        <w:jc w:val="both"/>
        <w:rPr>
          <w:sz w:val="28"/>
        </w:rPr>
      </w:pPr>
      <w:del w:id="979" w:author="Eugene" w:date="2019-05-28T19:37:00Z">
        <w:r w:rsidDel="00B31658">
          <w:rPr>
            <w:sz w:val="28"/>
          </w:rPr>
          <w:delText xml:space="preserve"> </w:delText>
        </w:r>
      </w:del>
      <w:r>
        <w:rPr>
          <w:sz w:val="28"/>
        </w:rPr>
        <w:t xml:space="preserve">Результаты моделирования показаны на рисунке </w:t>
      </w:r>
      <w:r w:rsidR="00036F4E">
        <w:rPr>
          <w:sz w:val="28"/>
        </w:rPr>
        <w:t>2</w:t>
      </w:r>
      <w:ins w:id="980" w:author="Eugene" w:date="2019-05-27T23:53:00Z">
        <w:r w:rsidR="003D2D2A">
          <w:rPr>
            <w:sz w:val="28"/>
          </w:rPr>
          <w:t>2</w:t>
        </w:r>
      </w:ins>
      <w:ins w:id="981" w:author="Eugene" w:date="2019-05-28T19:36:00Z">
        <w:r w:rsidR="00B31658">
          <w:rPr>
            <w:sz w:val="28"/>
          </w:rPr>
          <w:t xml:space="preserve"> для малого задающего сигнала, равного 0,05 м/с и для сигнала, равного 0,7 м/с на рисунке 23.</w:t>
        </w:r>
      </w:ins>
      <w:del w:id="982" w:author="Eugene" w:date="2019-05-27T23:53:00Z">
        <w:r w:rsidR="00036F4E" w:rsidDel="00B8276E">
          <w:rPr>
            <w:sz w:val="28"/>
          </w:rPr>
          <w:delText>3</w:delText>
        </w:r>
      </w:del>
      <w:del w:id="983" w:author="Eugene" w:date="2019-05-28T19:37:00Z">
        <w:r w:rsidDel="00B31658">
          <w:rPr>
            <w:sz w:val="28"/>
          </w:rPr>
          <w:delText>.</w:delText>
        </w:r>
      </w:del>
    </w:p>
    <w:p w14:paraId="45C2E53A" w14:textId="2489B685" w:rsidR="00DF43D1" w:rsidRDefault="003D73AE" w:rsidP="00DF43D1">
      <w:pPr>
        <w:spacing w:after="160" w:line="360" w:lineRule="auto"/>
        <w:jc w:val="center"/>
        <w:rPr>
          <w:sz w:val="28"/>
        </w:rPr>
      </w:pPr>
      <w:ins w:id="984" w:author="Eugene" w:date="2019-05-28T19:29:00Z">
        <w:r>
          <w:rPr>
            <w:sz w:val="28"/>
          </w:rPr>
          <w:pict w14:anchorId="522BCF14">
            <v:shape id="_x0000_i1186" type="#_x0000_t75" style="width:457.4pt;height:324pt">
              <v:imagedata r:id="rId307" o:title="Марш моделирование контура скорости"/>
            </v:shape>
          </w:pict>
        </w:r>
      </w:ins>
      <w:del w:id="985" w:author="Eugene" w:date="2019-05-27T22:13:00Z">
        <w:r w:rsidR="001C4876">
          <w:rPr>
            <w:sz w:val="28"/>
          </w:rPr>
          <w:pict w14:anchorId="05F6E6DA">
            <v:shape id="_x0000_i1187" type="#_x0000_t75" style="width:409.75pt;height:290.1pt">
              <v:imagedata r:id="rId308" o:title="Марш моделирование контура скорости" croptop="5711f"/>
            </v:shape>
          </w:pict>
        </w:r>
      </w:del>
      <w:commentRangeStart w:id="986"/>
      <w:commentRangeEnd w:id="986"/>
      <w:r w:rsidR="00C577A2">
        <w:rPr>
          <w:rStyle w:val="ae"/>
        </w:rPr>
        <w:commentReference w:id="986"/>
      </w:r>
    </w:p>
    <w:p w14:paraId="5BEE077A" w14:textId="0B4B3C67" w:rsidR="00DF43D1" w:rsidRPr="00B31658" w:rsidRDefault="00DF43D1" w:rsidP="00DF43D1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r w:rsidR="00036F4E">
        <w:rPr>
          <w:sz w:val="28"/>
        </w:rPr>
        <w:t>2</w:t>
      </w:r>
      <w:ins w:id="987" w:author="Eugene" w:date="2019-05-27T23:53:00Z">
        <w:r w:rsidR="003D2D2A">
          <w:rPr>
            <w:sz w:val="28"/>
          </w:rPr>
          <w:t>2</w:t>
        </w:r>
      </w:ins>
      <w:del w:id="988" w:author="Eugene" w:date="2019-05-27T23:53:00Z">
        <w:r w:rsidR="00036F4E" w:rsidDel="00B8276E">
          <w:rPr>
            <w:sz w:val="28"/>
          </w:rPr>
          <w:delText>3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Проверка внутреннего контура </w:t>
      </w:r>
      <w:commentRangeStart w:id="989"/>
      <w:r>
        <w:rPr>
          <w:sz w:val="28"/>
        </w:rPr>
        <w:t>скорости</w:t>
      </w:r>
      <w:commentRangeEnd w:id="989"/>
      <w:r w:rsidR="00C577A2">
        <w:rPr>
          <w:rStyle w:val="ae"/>
        </w:rPr>
        <w:commentReference w:id="989"/>
      </w:r>
      <w:ins w:id="990" w:author="Eugene" w:date="2019-05-28T19:37:00Z">
        <w:r w:rsidR="00B31658">
          <w:rPr>
            <w:sz w:val="28"/>
          </w:rPr>
          <w:t xml:space="preserve"> при </w:t>
        </w:r>
        <w:r w:rsidR="00B31658">
          <w:rPr>
            <w:sz w:val="28"/>
            <w:lang w:val="en-US"/>
          </w:rPr>
          <w:t>V</w:t>
        </w:r>
        <w:r w:rsidR="00B31658" w:rsidRPr="00B31658">
          <w:rPr>
            <w:sz w:val="28"/>
            <w:vertAlign w:val="subscript"/>
            <w:lang w:val="en-US"/>
            <w:rPrChange w:id="991" w:author="Eugene" w:date="2019-05-28T19:37:00Z">
              <w:rPr>
                <w:sz w:val="28"/>
                <w:lang w:val="en-US"/>
              </w:rPr>
            </w:rPrChange>
          </w:rPr>
          <w:t>x</w:t>
        </w:r>
        <w:r w:rsidR="00B31658" w:rsidRPr="00B31658">
          <w:rPr>
            <w:sz w:val="28"/>
            <w:rPrChange w:id="992" w:author="Eugene" w:date="2019-05-28T19:37:00Z">
              <w:rPr>
                <w:sz w:val="28"/>
                <w:lang w:val="en-US"/>
              </w:rPr>
            </w:rPrChange>
          </w:rPr>
          <w:t xml:space="preserve">=0,05 </w:t>
        </w:r>
        <w:r w:rsidR="00B31658">
          <w:rPr>
            <w:sz w:val="28"/>
          </w:rPr>
          <w:t>м/с</w:t>
        </w:r>
      </w:ins>
    </w:p>
    <w:p w14:paraId="6E818174" w14:textId="52C3BD30" w:rsidR="00F86E37" w:rsidDel="00B31658" w:rsidRDefault="00C7746E">
      <w:pPr>
        <w:spacing w:after="160" w:line="360" w:lineRule="auto"/>
        <w:jc w:val="both"/>
        <w:rPr>
          <w:del w:id="993" w:author="Eugene" w:date="2019-05-27T22:22:00Z"/>
        </w:rPr>
        <w:pPrChange w:id="994" w:author="Eugene" w:date="2019-05-27T22:47:00Z">
          <w:pPr>
            <w:spacing w:after="160" w:line="360" w:lineRule="auto"/>
            <w:ind w:firstLine="708"/>
            <w:jc w:val="both"/>
          </w:pPr>
        </w:pPrChange>
      </w:pPr>
      <w:r w:rsidRPr="00C7746E"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9EB3F19" wp14:editId="0DB5D977">
                <wp:simplePos x="0" y="0"/>
                <wp:positionH relativeFrom="margin">
                  <wp:posOffset>-46673</wp:posOffset>
                </wp:positionH>
                <wp:positionV relativeFrom="paragraph">
                  <wp:posOffset>265430</wp:posOffset>
                </wp:positionV>
                <wp:extent cx="1338263" cy="364638"/>
                <wp:effectExtent l="0" t="0" r="0" b="0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263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C57B7" w14:textId="3FF2CE73" w:rsidR="00B44055" w:rsidRPr="00C7746E" w:rsidRDefault="00B44055" w:rsidP="00C7746E">
                            <w:pPr>
                              <w:rPr>
                                <w:i/>
                                <w:sz w:val="36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V</w:t>
                            </w:r>
                            <w:r w:rsidRPr="00C7746E">
                              <w:rPr>
                                <w:i/>
                                <w:sz w:val="36"/>
                                <w:vertAlign w:val="subscript"/>
                                <w:lang w:val="en-US"/>
                              </w:rPr>
                              <w:t>x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i/>
                                <w:sz w:val="36"/>
                              </w:rPr>
                              <w:t>м</w:t>
                            </w:r>
                            <w:proofErr w:type="gramEnd"/>
                            <w:r>
                              <w:rPr>
                                <w:i/>
                                <w:sz w:val="36"/>
                              </w:rPr>
                              <w:t>/с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3F19" id="Надпись 2" o:spid="_x0000_s1031" type="#_x0000_t202" style="position:absolute;left:0;text-align:left;margin-left:-3.7pt;margin-top:20.9pt;width:105.4pt;height:28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" filled="f" stroked="f">
                <v:textbox>
                  <w:txbxContent>
                    <w:p w14:paraId="461C57B7" w14:textId="3FF2CE73" w:rsidR="00B44055" w:rsidRPr="00C7746E" w:rsidRDefault="00B44055" w:rsidP="00C7746E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V</w:t>
                      </w:r>
                      <w:r w:rsidRPr="00C7746E">
                        <w:rPr>
                          <w:i/>
                          <w:sz w:val="36"/>
                          <w:vertAlign w:val="subscript"/>
                          <w:lang w:val="en-US"/>
                        </w:rPr>
                        <w:t>x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</w:t>
                      </w:r>
                      <w:r>
                        <w:rPr>
                          <w:i/>
                          <w:sz w:val="36"/>
                        </w:rPr>
                        <w:t>м/с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ins w:id="995" w:author="Eugene" w:date="2019-05-27T22:22:00Z">
        <w:r w:rsidR="0086637A">
          <w:tab/>
        </w:r>
      </w:ins>
    </w:p>
    <w:p w14:paraId="57FF7C01" w14:textId="77777777" w:rsidR="00B31658" w:rsidRDefault="00B31658" w:rsidP="00B27E2C">
      <w:pPr>
        <w:spacing w:after="160" w:line="360" w:lineRule="auto"/>
        <w:ind w:firstLine="708"/>
        <w:jc w:val="both"/>
        <w:rPr>
          <w:ins w:id="996" w:author="Eugene" w:date="2019-05-28T19:35:00Z"/>
        </w:rPr>
      </w:pPr>
    </w:p>
    <w:p w14:paraId="7F450F92" w14:textId="35065388" w:rsidR="00B31658" w:rsidRDefault="00C7746E">
      <w:pPr>
        <w:spacing w:after="160" w:line="360" w:lineRule="auto"/>
        <w:jc w:val="center"/>
        <w:rPr>
          <w:ins w:id="997" w:author="Eugene" w:date="2019-05-28T19:35:00Z"/>
        </w:rPr>
        <w:pPrChange w:id="998" w:author="Eugene" w:date="2019-05-28T19:35:00Z">
          <w:pPr>
            <w:spacing w:after="160" w:line="360" w:lineRule="auto"/>
            <w:ind w:firstLine="708"/>
            <w:jc w:val="both"/>
          </w:pPr>
        </w:pPrChange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EBF5642" wp14:editId="669E26E4">
                <wp:simplePos x="0" y="0"/>
                <wp:positionH relativeFrom="margin">
                  <wp:posOffset>2590482</wp:posOffset>
                </wp:positionH>
                <wp:positionV relativeFrom="paragraph">
                  <wp:posOffset>3783330</wp:posOffset>
                </wp:positionV>
                <wp:extent cx="572201" cy="364638"/>
                <wp:effectExtent l="0" t="0" r="0" b="0"/>
                <wp:wrapNone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01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474A3" w14:textId="53863263" w:rsidR="00B44055" w:rsidRPr="00C7746E" w:rsidRDefault="00B44055" w:rsidP="00C7746E">
                            <w:pPr>
                              <w:rPr>
                                <w:i/>
                                <w:sz w:val="3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t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5642" id="_x0000_s1032" type="#_x0000_t202" style="position:absolute;left:0;text-align:left;margin-left:203.95pt;margin-top:297.9pt;width:45.05pt;height:28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" filled="f" stroked="f">
                <v:textbox>
                  <w:txbxContent>
                    <w:p w14:paraId="146474A3" w14:textId="53863263" w:rsidR="00B44055" w:rsidRPr="00C7746E" w:rsidRDefault="00B44055" w:rsidP="00C7746E">
                      <w:pPr>
                        <w:rPr>
                          <w:i/>
                          <w:sz w:val="36"/>
                          <w:lang w:val="en-US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t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</w:t>
                      </w:r>
                      <w:r>
                        <w:rPr>
                          <w:i/>
                          <w:sz w:val="36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ins w:id="999" w:author="Eugene" w:date="2019-05-28T19:35:00Z">
        <w:r w:rsidR="003D73AE">
          <w:pict w14:anchorId="68A876A5">
            <v:shape id="_x0000_i1188" type="#_x0000_t75" style="width:468pt;height:327.2pt">
              <v:imagedata r:id="rId309" o:title="Марш моделирование контура скорости 0"/>
            </v:shape>
          </w:pict>
        </w:r>
      </w:ins>
    </w:p>
    <w:p w14:paraId="37405472" w14:textId="65076C14" w:rsidR="00B31658" w:rsidRPr="00B31658" w:rsidRDefault="00B31658">
      <w:pPr>
        <w:spacing w:after="160" w:line="360" w:lineRule="auto"/>
        <w:jc w:val="center"/>
        <w:rPr>
          <w:ins w:id="1000" w:author="Eugene" w:date="2019-05-28T19:35:00Z"/>
          <w:sz w:val="28"/>
        </w:rPr>
        <w:pPrChange w:id="1001" w:author="Eugene" w:date="2019-05-28T19:35:00Z">
          <w:pPr>
            <w:spacing w:after="160" w:line="360" w:lineRule="auto"/>
            <w:ind w:firstLine="708"/>
            <w:jc w:val="both"/>
          </w:pPr>
        </w:pPrChange>
      </w:pPr>
      <w:ins w:id="1002" w:author="Eugene" w:date="2019-05-28T19:35:00Z">
        <w:r w:rsidRPr="00D52C7B">
          <w:rPr>
            <w:sz w:val="28"/>
          </w:rPr>
          <w:t>Рис</w:t>
        </w:r>
        <w:r>
          <w:rPr>
            <w:sz w:val="28"/>
          </w:rPr>
          <w:t xml:space="preserve">унок 23 </w:t>
        </w:r>
        <w:r>
          <w:rPr>
            <w:sz w:val="28"/>
          </w:rPr>
          <w:sym w:font="Symbol" w:char="F02D"/>
        </w:r>
        <w:r>
          <w:rPr>
            <w:sz w:val="28"/>
          </w:rPr>
          <w:t xml:space="preserve"> Проверка внутреннего контура </w:t>
        </w:r>
        <w:commentRangeStart w:id="1003"/>
        <w:r>
          <w:rPr>
            <w:sz w:val="28"/>
          </w:rPr>
          <w:t>скорости</w:t>
        </w:r>
        <w:commentRangeEnd w:id="1003"/>
        <w:r>
          <w:rPr>
            <w:rStyle w:val="ae"/>
          </w:rPr>
          <w:commentReference w:id="1003"/>
        </w:r>
        <w:r>
          <w:rPr>
            <w:sz w:val="28"/>
          </w:rPr>
          <w:t xml:space="preserve"> при </w:t>
        </w:r>
        <w:r>
          <w:rPr>
            <w:sz w:val="28"/>
            <w:lang w:val="en-US"/>
          </w:rPr>
          <w:t>V</w:t>
        </w:r>
        <w:r w:rsidRPr="00B31658">
          <w:rPr>
            <w:sz w:val="28"/>
            <w:vertAlign w:val="subscript"/>
            <w:lang w:val="en-US"/>
            <w:rPrChange w:id="1004" w:author="Eugene" w:date="2019-05-28T19:36:00Z">
              <w:rPr>
                <w:sz w:val="28"/>
                <w:lang w:val="en-US"/>
              </w:rPr>
            </w:rPrChange>
          </w:rPr>
          <w:t>x</w:t>
        </w:r>
        <w:r w:rsidRPr="00B31658">
          <w:rPr>
            <w:sz w:val="28"/>
            <w:rPrChange w:id="1005" w:author="Eugene" w:date="2019-05-28T19:36:00Z">
              <w:rPr>
                <w:sz w:val="28"/>
                <w:lang w:val="en-US"/>
              </w:rPr>
            </w:rPrChange>
          </w:rPr>
          <w:t xml:space="preserve"> = 0,7 </w:t>
        </w:r>
      </w:ins>
      <w:ins w:id="1006" w:author="Eugene" w:date="2019-05-28T19:36:00Z">
        <w:r>
          <w:rPr>
            <w:sz w:val="28"/>
          </w:rPr>
          <w:t>м/с</w:t>
        </w:r>
      </w:ins>
    </w:p>
    <w:p w14:paraId="79502A23" w14:textId="44C8F887" w:rsidR="00F86E37" w:rsidDel="0086637A" w:rsidRDefault="00E3624C">
      <w:pPr>
        <w:spacing w:after="160" w:line="360" w:lineRule="auto"/>
        <w:jc w:val="both"/>
        <w:rPr>
          <w:ins w:id="1007" w:author="Ольга Гладкова" w:date="2019-05-26T18:58:00Z"/>
          <w:del w:id="1008" w:author="Eugene" w:date="2019-05-27T22:22:00Z"/>
          <w:sz w:val="28"/>
        </w:rPr>
        <w:pPrChange w:id="1009" w:author="Eugene" w:date="2019-05-27T22:22:00Z">
          <w:pPr>
            <w:spacing w:after="160" w:line="360" w:lineRule="auto"/>
            <w:ind w:firstLine="708"/>
            <w:jc w:val="both"/>
          </w:pPr>
        </w:pPrChange>
      </w:pPr>
      <w:ins w:id="1010" w:author="Eugene" w:date="2019-05-28T19:51:00Z">
        <w:r>
          <w:tab/>
        </w:r>
      </w:ins>
      <w:ins w:id="1011" w:author="Ольга Гладкова" w:date="2019-05-26T18:59:00Z">
        <w:del w:id="1012" w:author="Eugene" w:date="2019-05-27T22:22:00Z">
          <w:r w:rsidR="00F86E37" w:rsidDel="0086637A">
            <w:delText>Необходимо сравнить линейную модели и нелинейную с синтезированными регуляторами!!!</w:delText>
          </w:r>
        </w:del>
      </w:ins>
    </w:p>
    <w:p w14:paraId="3A70AFB4" w14:textId="733F1AB8" w:rsidR="008F5EF0" w:rsidDel="000122B8" w:rsidRDefault="00F73852">
      <w:pPr>
        <w:spacing w:after="160" w:line="360" w:lineRule="auto"/>
        <w:jc w:val="both"/>
        <w:rPr>
          <w:del w:id="1013" w:author="Eugene" w:date="2019-05-27T22:47:00Z"/>
          <w:sz w:val="28"/>
        </w:rPr>
        <w:pPrChange w:id="1014" w:author="Eugene" w:date="2019-05-27T22:47:00Z">
          <w:pPr>
            <w:spacing w:after="160" w:line="360" w:lineRule="auto"/>
            <w:ind w:firstLine="708"/>
            <w:jc w:val="both"/>
          </w:pPr>
        </w:pPrChange>
      </w:pPr>
      <w:r>
        <w:rPr>
          <w:sz w:val="28"/>
        </w:rPr>
        <w:t>Как можно заметить, внутренний контур скорости устойчив, имеется небольшое перерегулирование, а также статическая ошибка, связанная с отсутствием астатизма.</w:t>
      </w:r>
      <w:r w:rsidR="008F5EF0">
        <w:rPr>
          <w:sz w:val="28"/>
        </w:rPr>
        <w:t xml:space="preserve"> Далее промоделируем переходной процесс контура марша с учётом</w:t>
      </w:r>
      <w:r w:rsidR="00010D79">
        <w:rPr>
          <w:sz w:val="28"/>
        </w:rPr>
        <w:t xml:space="preserve"> синтезированных коэффициентов в соответствии со структурной схемой, показанной на </w:t>
      </w:r>
      <w:r w:rsidR="00036F4E">
        <w:rPr>
          <w:sz w:val="28"/>
        </w:rPr>
        <w:t xml:space="preserve">рис </w:t>
      </w:r>
      <w:ins w:id="1015" w:author="Eugene" w:date="2019-05-28T19:46:00Z">
        <w:r w:rsidR="000122B8">
          <w:rPr>
            <w:sz w:val="28"/>
          </w:rPr>
          <w:t>26</w:t>
        </w:r>
      </w:ins>
      <w:del w:id="1016" w:author="Eugene" w:date="2019-05-28T19:46:00Z">
        <w:r w:rsidR="00036F4E" w:rsidDel="000122B8">
          <w:rPr>
            <w:sz w:val="28"/>
          </w:rPr>
          <w:delText>2</w:delText>
        </w:r>
      </w:del>
      <w:del w:id="1017" w:author="Eugene" w:date="2019-05-27T23:53:00Z">
        <w:r w:rsidR="00036F4E" w:rsidDel="00B8276E">
          <w:rPr>
            <w:sz w:val="28"/>
          </w:rPr>
          <w:delText>4</w:delText>
        </w:r>
      </w:del>
      <w:r w:rsidR="008F5EF0">
        <w:rPr>
          <w:sz w:val="28"/>
        </w:rPr>
        <w:t xml:space="preserve">. </w:t>
      </w:r>
      <w:r w:rsidR="00010D79">
        <w:rPr>
          <w:sz w:val="28"/>
        </w:rPr>
        <w:t>Результаты и</w:t>
      </w:r>
      <w:r w:rsidR="00036F4E">
        <w:rPr>
          <w:sz w:val="28"/>
        </w:rPr>
        <w:t xml:space="preserve">сследования приведены на рис. </w:t>
      </w:r>
      <w:ins w:id="1018" w:author="Eugene" w:date="2019-05-28T19:14:00Z">
        <w:r w:rsidR="003D2D2A">
          <w:rPr>
            <w:sz w:val="28"/>
          </w:rPr>
          <w:t>24</w:t>
        </w:r>
      </w:ins>
      <w:ins w:id="1019" w:author="Eugene" w:date="2019-05-28T19:51:00Z">
        <w:r w:rsidR="00E3624C">
          <w:rPr>
            <w:sz w:val="28"/>
          </w:rPr>
          <w:t xml:space="preserve"> и 25</w:t>
        </w:r>
      </w:ins>
      <w:del w:id="1020" w:author="Eugene" w:date="2019-05-28T19:14:00Z">
        <w:r w:rsidR="00036F4E" w:rsidDel="003D2D2A">
          <w:rPr>
            <w:sz w:val="28"/>
          </w:rPr>
          <w:delText>2</w:delText>
        </w:r>
      </w:del>
      <w:del w:id="1021" w:author="Eugene" w:date="2019-05-27T23:53:00Z">
        <w:r w:rsidR="00036F4E" w:rsidDel="00B8276E">
          <w:rPr>
            <w:sz w:val="28"/>
          </w:rPr>
          <w:delText>5</w:delText>
        </w:r>
      </w:del>
      <w:r w:rsidR="00010D79">
        <w:rPr>
          <w:sz w:val="28"/>
        </w:rPr>
        <w:t>.</w:t>
      </w:r>
      <w:r w:rsidR="00111850">
        <w:rPr>
          <w:sz w:val="28"/>
        </w:rPr>
        <w:t xml:space="preserve"> </w:t>
      </w:r>
      <w:del w:id="1022" w:author="Eugene" w:date="2019-05-27T22:46:00Z">
        <w:r w:rsidR="00111850" w:rsidDel="00397D21">
          <w:rPr>
            <w:sz w:val="28"/>
          </w:rPr>
          <w:delText>Качество переходного процесса заметно улучшилось в сравнении с САУ с единичными обратными связями: уменьшилос</w:delText>
        </w:r>
        <w:r w:rsidR="007D41BE" w:rsidDel="00397D21">
          <w:rPr>
            <w:sz w:val="28"/>
          </w:rPr>
          <w:delText>ь время попадания сигнала в 5%-</w:delText>
        </w:r>
        <w:r w:rsidR="00111850" w:rsidDel="00397D21">
          <w:rPr>
            <w:sz w:val="28"/>
          </w:rPr>
          <w:delText>ю трубку, а та</w:delText>
        </w:r>
        <w:r w:rsidR="0027518F" w:rsidDel="00397D21">
          <w:rPr>
            <w:sz w:val="28"/>
          </w:rPr>
          <w:delText>к</w:delText>
        </w:r>
        <w:r w:rsidR="00111850" w:rsidDel="00397D21">
          <w:rPr>
            <w:sz w:val="28"/>
          </w:rPr>
          <w:delText>же исчезло перерегулирование</w:delText>
        </w:r>
      </w:del>
      <w:ins w:id="1023" w:author="Eugene" w:date="2019-05-27T22:46:00Z">
        <w:r w:rsidR="00E3624C">
          <w:rPr>
            <w:sz w:val="28"/>
          </w:rPr>
          <w:t>Для большого входного сигнала п</w:t>
        </w:r>
        <w:r w:rsidR="00397D21">
          <w:rPr>
            <w:sz w:val="28"/>
          </w:rPr>
          <w:t>ереходные процессы исходной нелинейной и линеаризованной систем различаются незначительно</w:t>
        </w:r>
      </w:ins>
      <w:ins w:id="1024" w:author="Eugene" w:date="2019-05-28T19:50:00Z">
        <w:r w:rsidR="00E3624C">
          <w:rPr>
            <w:sz w:val="28"/>
          </w:rPr>
          <w:t xml:space="preserve">, имеется некоторое отставание нарастания сигнала у нелинейной системы, связанное с наличием насыщения. При малом входном сигнале нелинейная система имеет </w:t>
        </w:r>
      </w:ins>
      <w:ins w:id="1025" w:author="Eugene" w:date="2019-05-28T19:51:00Z">
        <w:r w:rsidR="00E3624C">
          <w:rPr>
            <w:sz w:val="28"/>
          </w:rPr>
          <w:t>небольшое</w:t>
        </w:r>
      </w:ins>
      <w:ins w:id="1026" w:author="Eugene" w:date="2019-05-28T19:50:00Z">
        <w:r w:rsidR="00E3624C">
          <w:rPr>
            <w:sz w:val="28"/>
          </w:rPr>
          <w:t xml:space="preserve"> перерегулирование</w:t>
        </w:r>
      </w:ins>
      <w:ins w:id="1027" w:author="Eugene" w:date="2019-05-28T19:51:00Z">
        <w:r w:rsidR="00E3624C">
          <w:rPr>
            <w:sz w:val="28"/>
          </w:rPr>
          <w:t>.</w:t>
        </w:r>
      </w:ins>
      <w:ins w:id="1028" w:author="Eugene" w:date="2019-05-28T19:50:00Z">
        <w:r w:rsidR="00E3624C">
          <w:rPr>
            <w:sz w:val="28"/>
          </w:rPr>
          <w:t xml:space="preserve"> </w:t>
        </w:r>
      </w:ins>
      <w:del w:id="1029" w:author="Eugene" w:date="2019-05-28T19:50:00Z">
        <w:r w:rsidR="00111850" w:rsidDel="00E3624C">
          <w:rPr>
            <w:sz w:val="28"/>
          </w:rPr>
          <w:delText>.</w:delText>
        </w:r>
      </w:del>
    </w:p>
    <w:p w14:paraId="3031AC52" w14:textId="77777777" w:rsidR="000122B8" w:rsidRDefault="000122B8">
      <w:pPr>
        <w:spacing w:after="160" w:line="360" w:lineRule="auto"/>
        <w:jc w:val="both"/>
        <w:rPr>
          <w:ins w:id="1030" w:author="Eugene" w:date="2019-05-28T19:48:00Z"/>
          <w:sz w:val="28"/>
        </w:rPr>
        <w:pPrChange w:id="1031" w:author="Eugene" w:date="2019-05-27T22:22:00Z">
          <w:pPr>
            <w:spacing w:after="160" w:line="360" w:lineRule="auto"/>
            <w:ind w:firstLine="708"/>
            <w:jc w:val="both"/>
          </w:pPr>
        </w:pPrChange>
      </w:pPr>
    </w:p>
    <w:p w14:paraId="1C708AE6" w14:textId="77777777" w:rsidR="00010D79" w:rsidRDefault="00010D79">
      <w:pPr>
        <w:spacing w:after="160" w:line="360" w:lineRule="auto"/>
        <w:jc w:val="both"/>
        <w:rPr>
          <w:ins w:id="1032" w:author="Eugene" w:date="2019-05-28T19:48:00Z"/>
          <w:sz w:val="28"/>
        </w:rPr>
        <w:pPrChange w:id="1033" w:author="Eugene" w:date="2019-05-27T22:47:00Z">
          <w:pPr>
            <w:spacing w:after="160" w:line="360" w:lineRule="auto"/>
            <w:ind w:firstLine="708"/>
            <w:jc w:val="both"/>
          </w:pPr>
        </w:pPrChange>
      </w:pPr>
    </w:p>
    <w:p w14:paraId="7CAC8480" w14:textId="31A3FF2C" w:rsidR="000122B8" w:rsidRDefault="00C7746E">
      <w:pPr>
        <w:spacing w:after="160" w:line="360" w:lineRule="auto"/>
        <w:jc w:val="both"/>
        <w:rPr>
          <w:ins w:id="1034" w:author="Eugene" w:date="2019-05-28T19:48:00Z"/>
          <w:sz w:val="28"/>
        </w:rPr>
        <w:pPrChange w:id="1035" w:author="Eugene" w:date="2019-05-27T22:47:00Z">
          <w:pPr>
            <w:spacing w:after="160" w:line="360" w:lineRule="auto"/>
            <w:ind w:firstLine="708"/>
            <w:jc w:val="both"/>
          </w:pPr>
        </w:pPrChange>
      </w:pPr>
      <w:r w:rsidRPr="00C7746E"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160417" wp14:editId="3DF6F4DB">
                <wp:simplePos x="0" y="0"/>
                <wp:positionH relativeFrom="margin">
                  <wp:posOffset>2453005</wp:posOffset>
                </wp:positionH>
                <wp:positionV relativeFrom="paragraph">
                  <wp:posOffset>3402012</wp:posOffset>
                </wp:positionV>
                <wp:extent cx="572201" cy="364638"/>
                <wp:effectExtent l="0" t="0" r="0" b="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01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9E980" w14:textId="10E11009" w:rsidR="00B44055" w:rsidRPr="00C7746E" w:rsidRDefault="00B44055" w:rsidP="00C7746E">
                            <w:pPr>
                              <w:rPr>
                                <w:i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t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60417" id="_x0000_s1033" type="#_x0000_t202" style="position:absolute;left:0;text-align:left;margin-left:193.15pt;margin-top:267.85pt;width:45.05pt;height:28.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" filled="f" stroked="f">
                <v:textbox>
                  <w:txbxContent>
                    <w:p w14:paraId="48D9E980" w14:textId="10E11009" w:rsidR="00B44055" w:rsidRPr="00C7746E" w:rsidRDefault="00B44055" w:rsidP="00C7746E">
                      <w:pPr>
                        <w:rPr>
                          <w:i/>
                          <w:sz w:val="36"/>
                          <w:lang w:val="en-US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t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</w:t>
                      </w:r>
                      <w:r>
                        <w:rPr>
                          <w:i/>
                          <w:sz w:val="36"/>
                          <w:lang w:val="en-US"/>
                        </w:rPr>
                        <w:t xml:space="preserve">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ECEF693" wp14:editId="7B8113B2">
                <wp:simplePos x="0" y="0"/>
                <wp:positionH relativeFrom="margin">
                  <wp:align>left</wp:align>
                </wp:positionH>
                <wp:positionV relativeFrom="paragraph">
                  <wp:posOffset>-183197</wp:posOffset>
                </wp:positionV>
                <wp:extent cx="572201" cy="364638"/>
                <wp:effectExtent l="0" t="0" r="0" b="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01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53BA3" w14:textId="28EA3147" w:rsidR="00B44055" w:rsidRPr="00C7746E" w:rsidRDefault="00B44055" w:rsidP="00C7746E">
                            <w:pPr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x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i/>
                                <w:sz w:val="36"/>
                              </w:rPr>
                              <w:t xml:space="preserve"> 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EF693" id="_x0000_s1034" type="#_x0000_t202" style="position:absolute;left:0;text-align:left;margin-left:0;margin-top:-14.4pt;width:45.05pt;height:28.7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" filled="f" stroked="f">
                <v:textbox>
                  <w:txbxContent>
                    <w:p w14:paraId="02E53BA3" w14:textId="28EA3147" w:rsidR="00B44055" w:rsidRPr="00C7746E" w:rsidRDefault="00B44055" w:rsidP="00C7746E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x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</w:t>
                      </w:r>
                      <w:r>
                        <w:rPr>
                          <w:i/>
                          <w:sz w:val="36"/>
                        </w:rPr>
                        <w:t xml:space="preserve"> 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ins w:id="1036" w:author="Eugene" w:date="2019-05-28T19:48:00Z">
        <w:r w:rsidR="003D73AE">
          <w:rPr>
            <w:sz w:val="28"/>
          </w:rPr>
          <w:pict w14:anchorId="5AABE81A">
            <v:shape id="_x0000_i1189" type="#_x0000_t75" style="width:459.55pt;height:292.25pt">
              <v:imagedata r:id="rId310" o:title="Марш моделирование положения 01м"/>
            </v:shape>
          </w:pict>
        </w:r>
      </w:ins>
    </w:p>
    <w:p w14:paraId="556E526F" w14:textId="20B7B79C" w:rsidR="000122B8" w:rsidRDefault="00C7746E" w:rsidP="000122B8">
      <w:pPr>
        <w:spacing w:after="160" w:line="360" w:lineRule="auto"/>
        <w:jc w:val="center"/>
        <w:rPr>
          <w:ins w:id="1037" w:author="Eugene" w:date="2019-05-28T19:49:00Z"/>
          <w:sz w:val="28"/>
        </w:rPr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5C3A0EC" wp14:editId="2ACFB034">
                <wp:simplePos x="0" y="0"/>
                <wp:positionH relativeFrom="margin">
                  <wp:posOffset>38100</wp:posOffset>
                </wp:positionH>
                <wp:positionV relativeFrom="paragraph">
                  <wp:posOffset>566102</wp:posOffset>
                </wp:positionV>
                <wp:extent cx="572201" cy="364638"/>
                <wp:effectExtent l="0" t="0" r="0" b="0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01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0B7F2" w14:textId="42748CBB" w:rsidR="00B44055" w:rsidRPr="00C7746E" w:rsidRDefault="00B44055" w:rsidP="00C7746E">
                            <w:pPr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x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i/>
                                <w:sz w:val="36"/>
                              </w:rPr>
                              <w:t xml:space="preserve"> 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3A0EC" id="_x0000_s1035" type="#_x0000_t202" style="position:absolute;left:0;text-align:left;margin-left:3pt;margin-top:44.55pt;width:45.05pt;height:28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" filled="f" stroked="f">
                <v:textbox>
                  <w:txbxContent>
                    <w:p w14:paraId="5B90B7F2" w14:textId="42748CBB" w:rsidR="00B44055" w:rsidRPr="00C7746E" w:rsidRDefault="00B44055" w:rsidP="00C7746E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x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</w:t>
                      </w:r>
                      <w:r>
                        <w:rPr>
                          <w:i/>
                          <w:sz w:val="36"/>
                        </w:rPr>
                        <w:t xml:space="preserve"> 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ins w:id="1038" w:author="Eugene" w:date="2019-05-28T19:49:00Z">
        <w:r w:rsidR="000122B8" w:rsidRPr="00D52C7B">
          <w:rPr>
            <w:sz w:val="28"/>
          </w:rPr>
          <w:t>Рис</w:t>
        </w:r>
        <w:r w:rsidR="000122B8">
          <w:rPr>
            <w:sz w:val="28"/>
          </w:rPr>
          <w:t>унок 2</w:t>
        </w:r>
        <w:r w:rsidR="00E3624C">
          <w:rPr>
            <w:sz w:val="28"/>
          </w:rPr>
          <w:t>4</w:t>
        </w:r>
        <w:r w:rsidR="000122B8">
          <w:rPr>
            <w:sz w:val="28"/>
          </w:rPr>
          <w:t xml:space="preserve"> </w:t>
        </w:r>
        <w:r w:rsidR="000122B8">
          <w:rPr>
            <w:sz w:val="28"/>
          </w:rPr>
          <w:sym w:font="Symbol" w:char="F02D"/>
        </w:r>
        <w:r w:rsidR="000122B8">
          <w:rPr>
            <w:sz w:val="28"/>
          </w:rPr>
          <w:t xml:space="preserve"> Графики переходных процессов  контура положения СУ маршевым движением при х = 0,1 м</w:t>
        </w:r>
      </w:ins>
    </w:p>
    <w:p w14:paraId="4A99ADAD" w14:textId="0B36E548" w:rsidR="000122B8" w:rsidDel="000122B8" w:rsidRDefault="00C7746E">
      <w:pPr>
        <w:spacing w:after="160" w:line="360" w:lineRule="auto"/>
        <w:jc w:val="both"/>
        <w:rPr>
          <w:del w:id="1039" w:author="Eugene" w:date="2019-05-28T19:49:00Z"/>
          <w:sz w:val="28"/>
        </w:rPr>
        <w:pPrChange w:id="1040" w:author="Eugene" w:date="2019-05-27T22:47:00Z">
          <w:pPr>
            <w:spacing w:after="160" w:line="360" w:lineRule="auto"/>
            <w:ind w:firstLine="708"/>
            <w:jc w:val="both"/>
          </w:pPr>
        </w:pPrChange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CC9EF0D" wp14:editId="6A275B44">
                <wp:simplePos x="0" y="0"/>
                <wp:positionH relativeFrom="margin">
                  <wp:posOffset>2490470</wp:posOffset>
                </wp:positionH>
                <wp:positionV relativeFrom="paragraph">
                  <wp:posOffset>3397567</wp:posOffset>
                </wp:positionV>
                <wp:extent cx="572201" cy="364638"/>
                <wp:effectExtent l="0" t="0" r="0" b="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01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78464" w14:textId="27EB23DA" w:rsidR="00B44055" w:rsidRPr="00C7746E" w:rsidRDefault="00B44055" w:rsidP="00C7746E">
                            <w:pPr>
                              <w:rPr>
                                <w:i/>
                                <w:sz w:val="3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t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9EF0D" id="_x0000_s1036" type="#_x0000_t202" style="position:absolute;left:0;text-align:left;margin-left:196.1pt;margin-top:267.5pt;width:45.05pt;height:28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" filled="f" stroked="f">
                <v:textbox>
                  <w:txbxContent>
                    <w:p w14:paraId="7CA78464" w14:textId="27EB23DA" w:rsidR="00B44055" w:rsidRPr="00C7746E" w:rsidRDefault="00B44055" w:rsidP="00C7746E">
                      <w:pPr>
                        <w:rPr>
                          <w:i/>
                          <w:sz w:val="36"/>
                          <w:lang w:val="en-US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t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</w:t>
                      </w:r>
                      <w:r>
                        <w:rPr>
                          <w:i/>
                          <w:sz w:val="36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5F2222" w14:textId="51BAED85" w:rsidR="00010D79" w:rsidRDefault="003D73AE" w:rsidP="00010D79">
      <w:pPr>
        <w:spacing w:after="160" w:line="360" w:lineRule="auto"/>
        <w:jc w:val="center"/>
        <w:rPr>
          <w:sz w:val="28"/>
        </w:rPr>
      </w:pPr>
      <w:ins w:id="1041" w:author="Eugene" w:date="2019-05-28T19:45:00Z">
        <w:r>
          <w:rPr>
            <w:sz w:val="28"/>
          </w:rPr>
          <w:pict w14:anchorId="3ADC7768">
            <v:shape id="_x0000_i1190" type="#_x0000_t75" style="width:458.45pt;height:292.25pt">
              <v:imagedata r:id="rId311" o:title="Марш моделирование положения 1м"/>
            </v:shape>
          </w:pict>
        </w:r>
      </w:ins>
      <w:del w:id="1042" w:author="Eugene" w:date="2019-05-27T22:25:00Z">
        <w:r w:rsidR="008F5EF0" w:rsidDel="005E3BFC">
          <w:rPr>
            <w:noProof/>
            <w:sz w:val="28"/>
          </w:rPr>
          <w:drawing>
            <wp:inline distT="0" distB="0" distL="0" distR="0" wp14:anchorId="4ED51704" wp14:editId="16B9ACF4">
              <wp:extent cx="5332020" cy="3408277"/>
              <wp:effectExtent l="0" t="0" r="2540" b="1905"/>
              <wp:docPr id="3" name="Рисунок 3" descr="Марш моделирование положения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9" descr="Марш моделирование положения"/>
                      <pic:cNvPicPr>
                        <a:picLocks noChangeAspect="1" noChangeArrowheads="1"/>
                      </pic:cNvPicPr>
                    </pic:nvPicPr>
                    <pic:blipFill>
                      <a:blip r:embed="rId3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66698" cy="34304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Start w:id="1043"/>
      <w:commentRangeEnd w:id="1043"/>
      <w:r w:rsidR="008F5EF0">
        <w:rPr>
          <w:rStyle w:val="ae"/>
        </w:rPr>
        <w:commentReference w:id="1043"/>
      </w:r>
    </w:p>
    <w:p w14:paraId="515C2221" w14:textId="55AACC1B" w:rsidR="008F5EF0" w:rsidRDefault="008F5EF0" w:rsidP="008F5EF0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r w:rsidR="00036F4E">
        <w:rPr>
          <w:sz w:val="28"/>
        </w:rPr>
        <w:t>2</w:t>
      </w:r>
      <w:ins w:id="1044" w:author="Eugene" w:date="2019-05-27T23:53:00Z">
        <w:r w:rsidR="00E3624C">
          <w:rPr>
            <w:sz w:val="28"/>
          </w:rPr>
          <w:t>5</w:t>
        </w:r>
      </w:ins>
      <w:del w:id="1045" w:author="Eugene" w:date="2019-05-27T23:53:00Z">
        <w:r w:rsidR="00036F4E" w:rsidDel="00B8276E">
          <w:rPr>
            <w:sz w:val="28"/>
          </w:rPr>
          <w:delText>4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Графики переходных процессов  контура положения СУ маршевым движением</w:t>
      </w:r>
      <w:ins w:id="1046" w:author="Eugene" w:date="2019-05-28T19:45:00Z">
        <w:r w:rsidR="00B31658">
          <w:rPr>
            <w:sz w:val="28"/>
          </w:rPr>
          <w:t xml:space="preserve"> при х = 1</w:t>
        </w:r>
      </w:ins>
      <w:ins w:id="1047" w:author="Eugene" w:date="2019-05-28T19:49:00Z">
        <w:r w:rsidR="000122B8">
          <w:rPr>
            <w:sz w:val="28"/>
          </w:rPr>
          <w:t xml:space="preserve"> </w:t>
        </w:r>
      </w:ins>
      <w:ins w:id="1048" w:author="Eugene" w:date="2019-05-28T19:45:00Z">
        <w:r w:rsidR="00B31658">
          <w:rPr>
            <w:sz w:val="28"/>
          </w:rPr>
          <w:t>м</w:t>
        </w:r>
      </w:ins>
    </w:p>
    <w:p w14:paraId="737634C6" w14:textId="2F734AF1" w:rsidR="00F73852" w:rsidRPr="00DF43D1" w:rsidDel="00E3624C" w:rsidRDefault="003D73AE" w:rsidP="008F5EF0">
      <w:pPr>
        <w:spacing w:after="160" w:line="360" w:lineRule="auto"/>
        <w:ind w:firstLine="708"/>
        <w:jc w:val="both"/>
        <w:rPr>
          <w:del w:id="1049" w:author="Eugene" w:date="2019-05-28T19:52:00Z"/>
          <w:sz w:val="28"/>
        </w:rPr>
      </w:pPr>
      <w:r>
        <w:rPr>
          <w:sz w:val="28"/>
        </w:rPr>
        <w:lastRenderedPageBreak/>
        <w:pict w14:anchorId="2C05FA6C">
          <v:shape id="_x0000_i1191" type="#_x0000_t75" style="width:164.1pt;height:676.6pt;mso-left-percent:-10001;mso-top-percent:-10001;mso-position-horizontal:absolute;mso-position-horizontal-relative:char;mso-position-vertical:absolute;mso-position-vertical-relative:line;mso-left-percent:-10001;mso-top-percent:-10001">
            <v:imagedata r:id="rId313" o:title="Снимок"/>
          </v:shape>
        </w:pict>
      </w:r>
    </w:p>
    <w:p w14:paraId="784E19F4" w14:textId="2B3368B0" w:rsidR="00130054" w:rsidRPr="00C93FC0" w:rsidRDefault="001C4876" w:rsidP="00130054">
      <w:pPr>
        <w:spacing w:after="160" w:line="360" w:lineRule="auto"/>
        <w:jc w:val="center"/>
        <w:rPr>
          <w:lang w:val="en-US"/>
        </w:rPr>
      </w:pPr>
      <w:del w:id="1050" w:author="Eugene" w:date="2019-05-28T19:54:00Z">
        <w:r>
          <w:pict w14:anchorId="322FA06A">
            <v:shape id="_x0000_i1192" type="#_x0000_t75" style="width:204.35pt;height:671.3pt;mso-left-percent:-10001;mso-top-percent:-10001;mso-position-horizontal:absolute;mso-position-horizontal-relative:char;mso-position-vertical:absolute;mso-position-vertical-relative:line;mso-left-percent:-10001;mso-top-percent:-10001">
              <v:imagedata r:id="rId314" o:title="Снимок"/>
            </v:shape>
          </w:pict>
        </w:r>
      </w:del>
      <w:del w:id="1051" w:author="Eugene" w:date="2019-05-27T22:27:00Z">
        <w:r>
          <w:pict w14:anchorId="0BBBC496">
            <v:shape id="_x0000_i1193" type="#_x0000_t75" style="width:338.8pt;height:669.2pt;mso-left-percent:-10001;mso-top-percent:-10001;mso-position-horizontal:absolute;mso-position-horizontal-relative:char;mso-position-vertical:absolute;mso-position-vertical-relative:line;mso-left-percent:-10001;mso-top-percent:-10001">
              <v:imagedata r:id="rId315" o:title="Структурн схема марша"/>
            </v:shape>
          </w:pict>
        </w:r>
      </w:del>
      <w:commentRangeStart w:id="1052"/>
      <w:commentRangeEnd w:id="1052"/>
      <w:r w:rsidR="00F86E37">
        <w:rPr>
          <w:rStyle w:val="ae"/>
        </w:rPr>
        <w:commentReference w:id="1052"/>
      </w:r>
    </w:p>
    <w:p w14:paraId="7E706A9E" w14:textId="055B682F" w:rsidR="004C0191" w:rsidRPr="00686208" w:rsidRDefault="00130054" w:rsidP="00686208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r w:rsidR="00036F4E">
        <w:rPr>
          <w:sz w:val="28"/>
        </w:rPr>
        <w:t>2</w:t>
      </w:r>
      <w:ins w:id="1053" w:author="Eugene" w:date="2019-05-27T23:53:00Z">
        <w:r w:rsidR="00E3624C">
          <w:rPr>
            <w:sz w:val="28"/>
          </w:rPr>
          <w:t>6</w:t>
        </w:r>
      </w:ins>
      <w:del w:id="1054" w:author="Eugene" w:date="2019-05-27T23:53:00Z">
        <w:r w:rsidR="00036F4E" w:rsidDel="00B8276E">
          <w:rPr>
            <w:sz w:val="28"/>
          </w:rPr>
          <w:delText>5</w:delText>
        </w:r>
      </w:del>
      <w:r w:rsidR="00FC2E5C"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Структурная схема управления АНПА по маршу</w:t>
      </w:r>
    </w:p>
    <w:p w14:paraId="0A6337A7" w14:textId="5AA01A6A" w:rsidR="00D961AB" w:rsidRPr="00686208" w:rsidRDefault="00612513" w:rsidP="002F669B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1055" w:name="_Toc9974280"/>
      <w:r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="00D961AB" w:rsidRPr="00686208">
        <w:rPr>
          <w:rFonts w:ascii="Times New Roman" w:hAnsi="Times New Roman" w:cs="Times New Roman"/>
          <w:b/>
          <w:color w:val="auto"/>
          <w:sz w:val="28"/>
        </w:rPr>
        <w:t>.7 Математическая модель АНПА при движении по курсу</w:t>
      </w:r>
      <w:bookmarkEnd w:id="1055"/>
    </w:p>
    <w:p w14:paraId="4B40F313" w14:textId="77777777" w:rsidR="006335D3" w:rsidRDefault="006335D3" w:rsidP="006335D3"/>
    <w:p w14:paraId="15BA0835" w14:textId="7E0D47D0" w:rsidR="006335D3" w:rsidRPr="006335D3" w:rsidRDefault="00612513" w:rsidP="006335D3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56" w:name="_Toc9974281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6335D3">
        <w:rPr>
          <w:rFonts w:ascii="Times New Roman" w:hAnsi="Times New Roman" w:cs="Times New Roman"/>
          <w:b/>
          <w:color w:val="000000" w:themeColor="text1"/>
          <w:sz w:val="28"/>
        </w:rPr>
        <w:t>.7</w:t>
      </w:r>
      <w:r w:rsidR="006335D3" w:rsidRPr="0032724C">
        <w:rPr>
          <w:rFonts w:ascii="Times New Roman" w:hAnsi="Times New Roman" w:cs="Times New Roman"/>
          <w:b/>
          <w:color w:val="000000" w:themeColor="text1"/>
          <w:sz w:val="28"/>
        </w:rPr>
        <w:t>.1 Определение коэффициента присоединённых масс</w:t>
      </w:r>
      <w:bookmarkEnd w:id="1056"/>
    </w:p>
    <w:p w14:paraId="48CC46BF" w14:textId="77777777" w:rsidR="00D961AB" w:rsidRDefault="00D961AB" w:rsidP="002F21C9">
      <w:pPr>
        <w:jc w:val="both"/>
        <w:rPr>
          <w:sz w:val="28"/>
        </w:rPr>
      </w:pPr>
    </w:p>
    <w:p w14:paraId="0091AE10" w14:textId="68CC771B" w:rsidR="00CA6CC0" w:rsidRPr="00E179A3" w:rsidRDefault="00CA6CC0" w:rsidP="002F21C9">
      <w:pPr>
        <w:spacing w:after="160" w:line="360" w:lineRule="auto"/>
        <w:jc w:val="both"/>
        <w:rPr>
          <w:sz w:val="28"/>
          <w:szCs w:val="28"/>
          <w:rPrChange w:id="1057" w:author="Eugene" w:date="2019-05-27T22:39:00Z">
            <w:rPr/>
          </w:rPrChange>
        </w:rPr>
      </w:pPr>
      <w:r w:rsidRPr="00E179A3">
        <w:rPr>
          <w:rFonts w:eastAsiaTheme="majorEastAsia"/>
          <w:sz w:val="28"/>
          <w:szCs w:val="28"/>
        </w:rPr>
        <w:tab/>
        <w:t xml:space="preserve"> Аналогично пункту 2.6</w:t>
      </w:r>
      <w:r w:rsidR="00946C29" w:rsidRPr="00E179A3">
        <w:rPr>
          <w:rFonts w:eastAsiaTheme="majorEastAsia"/>
          <w:sz w:val="28"/>
          <w:szCs w:val="28"/>
        </w:rPr>
        <w:t>.1</w:t>
      </w:r>
      <w:r w:rsidRPr="00E179A3">
        <w:rPr>
          <w:rFonts w:eastAsiaTheme="majorEastAsia"/>
          <w:sz w:val="28"/>
          <w:szCs w:val="28"/>
        </w:rPr>
        <w:t xml:space="preserve"> </w:t>
      </w:r>
      <w:r w:rsidR="002F21C9" w:rsidRPr="00E179A3">
        <w:rPr>
          <w:rFonts w:eastAsiaTheme="majorEastAsia"/>
          <w:sz w:val="28"/>
          <w:szCs w:val="28"/>
        </w:rPr>
        <w:t xml:space="preserve">по рассчитанным ранее вспомогательным коэффициентам (23) и (24) </w:t>
      </w:r>
      <w:r w:rsidRPr="00E179A3">
        <w:rPr>
          <w:rFonts w:eastAsiaTheme="majorEastAsia"/>
          <w:sz w:val="28"/>
          <w:szCs w:val="28"/>
        </w:rPr>
        <w:t>определим коэффициент присоединённых масс</w:t>
      </w:r>
      <w:r w:rsidR="00E179A3" w:rsidRPr="0089027B">
        <w:rPr>
          <w:position w:val="-12"/>
          <w:sz w:val="28"/>
          <w:szCs w:val="28"/>
        </w:rPr>
        <w:object w:dxaOrig="400" w:dyaOrig="360" w14:anchorId="6C89A159">
          <v:shape id="_x0000_i1194" type="#_x0000_t75" style="width:26.45pt;height:22.25pt" o:ole="">
            <v:imagedata r:id="rId316" o:title=""/>
          </v:shape>
          <o:OLEObject Type="Embed" ProgID="Equation.DSMT4" ShapeID="_x0000_i1194" DrawAspect="Content" ObjectID="_1670349523" r:id="rId317"/>
        </w:object>
      </w:r>
      <w:del w:id="1058" w:author="Eugene" w:date="2019-05-27T22:38:00Z">
        <w:r w:rsidRPr="00E179A3" w:rsidDel="00E179A3">
          <w:rPr>
            <w:sz w:val="28"/>
            <w:szCs w:val="28"/>
          </w:rPr>
          <w:delText>.</w:delText>
        </w:r>
      </w:del>
      <w:r w:rsidRPr="00E179A3">
        <w:rPr>
          <w:sz w:val="28"/>
          <w:szCs w:val="28"/>
        </w:rPr>
        <w:t xml:space="preserve"> По графику, приведённому на рис. </w:t>
      </w:r>
      <w:r w:rsidR="00946C29" w:rsidRPr="00E179A3">
        <w:rPr>
          <w:sz w:val="28"/>
          <w:szCs w:val="28"/>
        </w:rPr>
        <w:t>2</w:t>
      </w:r>
      <w:ins w:id="1059" w:author="Eugene" w:date="2019-05-27T23:53:00Z">
        <w:r w:rsidR="00736107">
          <w:rPr>
            <w:sz w:val="28"/>
            <w:szCs w:val="28"/>
          </w:rPr>
          <w:t>7</w:t>
        </w:r>
      </w:ins>
      <w:del w:id="1060" w:author="Eugene" w:date="2019-05-27T23:53:00Z">
        <w:r w:rsidR="00946C29" w:rsidRPr="00E179A3" w:rsidDel="00B8276E">
          <w:rPr>
            <w:sz w:val="28"/>
            <w:szCs w:val="28"/>
          </w:rPr>
          <w:delText>6</w:delText>
        </w:r>
      </w:del>
      <w:r w:rsidRPr="00E179A3">
        <w:rPr>
          <w:sz w:val="28"/>
          <w:szCs w:val="28"/>
        </w:rPr>
        <w:t xml:space="preserve">, получим, что </w:t>
      </w:r>
      <w:r w:rsidR="00E179A3" w:rsidRPr="0089027B">
        <w:rPr>
          <w:position w:val="-12"/>
          <w:sz w:val="28"/>
          <w:szCs w:val="28"/>
        </w:rPr>
        <w:object w:dxaOrig="1520" w:dyaOrig="380" w14:anchorId="21EF57C3">
          <v:shape id="_x0000_i1195" type="#_x0000_t75" style="width:100.6pt;height:24.35pt" o:ole="">
            <v:imagedata r:id="rId318" o:title=""/>
          </v:shape>
          <o:OLEObject Type="Embed" ProgID="Equation.DSMT4" ShapeID="_x0000_i1195" DrawAspect="Content" ObjectID="_1670349524" r:id="rId319"/>
        </w:object>
      </w:r>
      <w:r w:rsidRPr="00E179A3">
        <w:rPr>
          <w:sz w:val="28"/>
          <w:szCs w:val="28"/>
          <w:rPrChange w:id="1061" w:author="Eugene" w:date="2019-05-27T22:39:00Z">
            <w:rPr/>
          </w:rPrChange>
        </w:rPr>
        <w:t>.</w:t>
      </w:r>
    </w:p>
    <w:p w14:paraId="7B4C81A6" w14:textId="31B071C8" w:rsidR="008F74A7" w:rsidRDefault="003D73AE" w:rsidP="008F74A7">
      <w:pPr>
        <w:spacing w:after="160" w:line="360" w:lineRule="auto"/>
        <w:jc w:val="center"/>
      </w:pPr>
      <w:r>
        <w:pict w14:anchorId="771DC700">
          <v:shape id="_x0000_i1196" type="#_x0000_t75" style="width:345.2pt;height:330.35pt">
            <v:imagedata r:id="rId320" o:title="лямбда_55"/>
          </v:shape>
        </w:pict>
      </w:r>
    </w:p>
    <w:p w14:paraId="0282F63C" w14:textId="7AFE2BB1" w:rsidR="008F74A7" w:rsidRDefault="008F74A7" w:rsidP="008F74A7">
      <w:pPr>
        <w:spacing w:after="160" w:line="360" w:lineRule="auto"/>
        <w:jc w:val="center"/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946C29">
        <w:rPr>
          <w:sz w:val="28"/>
        </w:rPr>
        <w:t>2</w:t>
      </w:r>
      <w:ins w:id="1062" w:author="Eugene" w:date="2019-05-27T23:53:00Z">
        <w:r w:rsidR="00736107">
          <w:rPr>
            <w:sz w:val="28"/>
          </w:rPr>
          <w:t>7</w:t>
        </w:r>
      </w:ins>
      <w:del w:id="1063" w:author="Eugene" w:date="2019-05-27T23:53:00Z">
        <w:r w:rsidR="00946C29" w:rsidDel="00B8276E">
          <w:rPr>
            <w:sz w:val="28"/>
          </w:rPr>
          <w:delText>6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Коэффициент присоединённых масс </w:t>
      </w:r>
      <w:r w:rsidRPr="00F46909">
        <w:rPr>
          <w:position w:val="-12"/>
        </w:rPr>
        <w:object w:dxaOrig="340" w:dyaOrig="360" w14:anchorId="49D79B73">
          <v:shape id="_x0000_i1197" type="#_x0000_t75" style="width:22.25pt;height:22.25pt" o:ole="">
            <v:imagedata r:id="rId321" o:title=""/>
          </v:shape>
          <o:OLEObject Type="Embed" ProgID="Equation.DSMT4" ShapeID="_x0000_i1197" DrawAspect="Content" ObjectID="_1670349525" r:id="rId322"/>
        </w:object>
      </w:r>
    </w:p>
    <w:p w14:paraId="36549132" w14:textId="279EA90E" w:rsidR="00CA6CC0" w:rsidRPr="00CA6CC0" w:rsidRDefault="00CA6CC0" w:rsidP="00816ABA">
      <w:pPr>
        <w:spacing w:after="160" w:line="360" w:lineRule="auto"/>
        <w:jc w:val="both"/>
        <w:rPr>
          <w:sz w:val="28"/>
        </w:rPr>
      </w:pPr>
      <w:r>
        <w:tab/>
      </w:r>
      <w:r>
        <w:rPr>
          <w:sz w:val="28"/>
        </w:rPr>
        <w:t xml:space="preserve">Также необходимо определить коэффициенты демпфирования при повороте по курсу. Для этого проведём параметрическое исследование в </w:t>
      </w:r>
      <w:r>
        <w:rPr>
          <w:sz w:val="28"/>
          <w:lang w:val="en-US"/>
        </w:rPr>
        <w:t>Solidworks</w:t>
      </w:r>
      <w:r w:rsidRPr="00816ABA">
        <w:rPr>
          <w:sz w:val="28"/>
        </w:rPr>
        <w:t xml:space="preserve"> </w:t>
      </w:r>
      <w:r>
        <w:rPr>
          <w:sz w:val="28"/>
          <w:lang w:val="en-US"/>
        </w:rPr>
        <w:t>Flow</w:t>
      </w:r>
      <w:r w:rsidRPr="00816ABA">
        <w:rPr>
          <w:sz w:val="28"/>
        </w:rPr>
        <w:t xml:space="preserve"> </w:t>
      </w:r>
      <w:r>
        <w:rPr>
          <w:sz w:val="28"/>
          <w:lang w:val="en-US"/>
        </w:rPr>
        <w:t>Simulation</w:t>
      </w:r>
      <w:r>
        <w:rPr>
          <w:sz w:val="28"/>
        </w:rPr>
        <w:t>.</w:t>
      </w:r>
      <w:r w:rsidR="00816ABA">
        <w:rPr>
          <w:sz w:val="28"/>
        </w:rPr>
        <w:t xml:space="preserve"> Результаты численного моделирования, а также полученная аналитическая зависимость приведены на рисунке 2</w:t>
      </w:r>
      <w:ins w:id="1064" w:author="Eugene" w:date="2019-05-27T23:53:00Z">
        <w:r w:rsidR="00736107">
          <w:rPr>
            <w:sz w:val="28"/>
          </w:rPr>
          <w:t>8</w:t>
        </w:r>
      </w:ins>
      <w:del w:id="1065" w:author="Eugene" w:date="2019-05-27T23:53:00Z">
        <w:r w:rsidR="00816ABA" w:rsidDel="00B8276E">
          <w:rPr>
            <w:sz w:val="28"/>
          </w:rPr>
          <w:delText>7</w:delText>
        </w:r>
      </w:del>
      <w:r w:rsidR="00816ABA">
        <w:rPr>
          <w:sz w:val="28"/>
        </w:rPr>
        <w:t>.</w:t>
      </w:r>
    </w:p>
    <w:p w14:paraId="393852DF" w14:textId="4CFF3E00" w:rsidR="00CA6CC0" w:rsidRDefault="003D73AE" w:rsidP="00CA6CC0">
      <w:pPr>
        <w:spacing w:after="160" w:line="360" w:lineRule="auto"/>
        <w:rPr>
          <w:sz w:val="28"/>
          <w:lang w:val="en-US"/>
        </w:rPr>
      </w:pPr>
      <w:r>
        <w:rPr>
          <w:sz w:val="28"/>
          <w:lang w:val="en-US"/>
        </w:rPr>
        <w:lastRenderedPageBreak/>
        <w:pict w14:anchorId="75D2BB25">
          <v:shape id="_x0000_i1198" type="#_x0000_t75" style="width:468pt;height:282.7pt">
            <v:imagedata r:id="rId323" o:title="Момент Му"/>
          </v:shape>
        </w:pict>
      </w:r>
    </w:p>
    <w:p w14:paraId="5909DEF8" w14:textId="77BA8C21" w:rsidR="008F74A7" w:rsidRPr="008F74A7" w:rsidRDefault="008F74A7" w:rsidP="008F74A7">
      <w:pPr>
        <w:spacing w:after="160" w:line="360" w:lineRule="auto"/>
        <w:jc w:val="center"/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946C29">
        <w:rPr>
          <w:sz w:val="28"/>
        </w:rPr>
        <w:t>2</w:t>
      </w:r>
      <w:ins w:id="1066" w:author="Eugene" w:date="2019-05-27T23:53:00Z">
        <w:r w:rsidR="00736107">
          <w:rPr>
            <w:sz w:val="28"/>
          </w:rPr>
          <w:t>8</w:t>
        </w:r>
      </w:ins>
      <w:del w:id="1067" w:author="Eugene" w:date="2019-05-27T23:53:00Z">
        <w:r w:rsidR="00946C29" w:rsidDel="00B8276E">
          <w:rPr>
            <w:sz w:val="28"/>
          </w:rPr>
          <w:delText>7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Линеаризация выражения для момента демпфирования</w:t>
      </w:r>
    </w:p>
    <w:p w14:paraId="00049838" w14:textId="050E1DCB" w:rsidR="00CA6CC0" w:rsidRDefault="007D68FB">
      <w:pPr>
        <w:spacing w:after="160" w:line="360" w:lineRule="auto"/>
        <w:ind w:firstLine="708"/>
        <w:jc w:val="both"/>
        <w:rPr>
          <w:sz w:val="28"/>
        </w:rPr>
        <w:pPrChange w:id="1068" w:author="Eugene" w:date="2019-05-27T22:48:00Z">
          <w:pPr>
            <w:spacing w:after="160" w:line="360" w:lineRule="auto"/>
            <w:jc w:val="both"/>
          </w:pPr>
        </w:pPrChange>
      </w:pPr>
      <w:ins w:id="1069" w:author="Eugene" w:date="2019-05-27T22:47:00Z">
        <w:r>
          <w:rPr>
            <w:sz w:val="28"/>
          </w:rPr>
          <w:t>Проа</w:t>
        </w:r>
      </w:ins>
      <w:del w:id="1070" w:author="Eugene" w:date="2019-05-27T22:47:00Z">
        <w:r w:rsidR="00783732" w:rsidDel="007D68FB">
          <w:rPr>
            <w:sz w:val="28"/>
          </w:rPr>
          <w:delText>А</w:delText>
        </w:r>
      </w:del>
      <w:r w:rsidR="00783732">
        <w:rPr>
          <w:sz w:val="28"/>
        </w:rPr>
        <w:t>нализир</w:t>
      </w:r>
      <w:ins w:id="1071" w:author="Eugene" w:date="2019-05-27T22:47:00Z">
        <w:r>
          <w:rPr>
            <w:sz w:val="28"/>
          </w:rPr>
          <w:t>уем</w:t>
        </w:r>
      </w:ins>
      <w:del w:id="1072" w:author="Eugene" w:date="2019-05-27T22:47:00Z">
        <w:r w:rsidR="00783732" w:rsidDel="007D68FB">
          <w:rPr>
            <w:sz w:val="28"/>
          </w:rPr>
          <w:delText>уя</w:delText>
        </w:r>
      </w:del>
      <w:r w:rsidR="00783732">
        <w:rPr>
          <w:sz w:val="28"/>
        </w:rPr>
        <w:t xml:space="preserve"> полученное выражения также, как и в предыдущем случае,</w:t>
      </w:r>
      <w:ins w:id="1073" w:author="Eugene" w:date="2019-05-27T22:47:00Z">
        <w:r>
          <w:rPr>
            <w:sz w:val="28"/>
          </w:rPr>
          <w:t xml:space="preserve"> и</w:t>
        </w:r>
      </w:ins>
      <w:r w:rsidR="00783732">
        <w:rPr>
          <w:sz w:val="28"/>
        </w:rPr>
        <w:t xml:space="preserve"> о</w:t>
      </w:r>
      <w:r w:rsidR="00CA6CC0">
        <w:rPr>
          <w:sz w:val="28"/>
        </w:rPr>
        <w:t xml:space="preserve">тбросим слагаемое нулевого порядка, тогда </w:t>
      </w:r>
    </w:p>
    <w:p w14:paraId="628EC2E9" w14:textId="0E5DD145" w:rsidR="00CA6CC0" w:rsidRDefault="009B468D" w:rsidP="00CA6CC0">
      <w:pPr>
        <w:spacing w:after="160" w:line="360" w:lineRule="auto"/>
      </w:pPr>
      <w:r w:rsidRPr="009B468D">
        <w:rPr>
          <w:position w:val="-14"/>
        </w:rPr>
        <w:object w:dxaOrig="5880" w:dyaOrig="380" w14:anchorId="7EB55A80">
          <v:shape id="_x0000_i1199" type="#_x0000_t75" style="width:401.3pt;height:26.45pt" o:ole="">
            <v:imagedata r:id="rId324" o:title=""/>
          </v:shape>
          <o:OLEObject Type="Embed" ProgID="Equation.DSMT4" ShapeID="_x0000_i1199" DrawAspect="Content" ObjectID="_1670349526" r:id="rId325"/>
        </w:object>
      </w:r>
    </w:p>
    <w:p w14:paraId="6A14AA26" w14:textId="3A23EA29" w:rsidR="006335D3" w:rsidRPr="0032724C" w:rsidRDefault="00612513" w:rsidP="006335D3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74" w:name="_Toc9974282"/>
      <w:r>
        <w:rPr>
          <w:rFonts w:ascii="Times New Roman" w:hAnsi="Times New Roman" w:cs="Times New Roman"/>
          <w:b/>
          <w:color w:val="000000" w:themeColor="text1"/>
          <w:sz w:val="28"/>
        </w:rPr>
        <w:t>1</w:t>
      </w:r>
      <w:r w:rsidR="006335D3">
        <w:rPr>
          <w:rFonts w:ascii="Times New Roman" w:hAnsi="Times New Roman" w:cs="Times New Roman"/>
          <w:b/>
          <w:color w:val="000000" w:themeColor="text1"/>
          <w:sz w:val="28"/>
        </w:rPr>
        <w:t>.7</w:t>
      </w:r>
      <w:r w:rsidR="006335D3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.2 Синтез </w:t>
      </w:r>
      <w:r w:rsidR="000775CF">
        <w:rPr>
          <w:rFonts w:ascii="Times New Roman" w:hAnsi="Times New Roman" w:cs="Times New Roman"/>
          <w:b/>
          <w:color w:val="000000" w:themeColor="text1"/>
          <w:sz w:val="28"/>
        </w:rPr>
        <w:t>регулятора</w:t>
      </w:r>
      <w:r w:rsidR="006335D3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 в</w:t>
      </w:r>
      <w:ins w:id="1075" w:author="Ольга Гладкова" w:date="2019-03-30T15:30:00Z">
        <w:r w:rsidR="00E66620">
          <w:rPr>
            <w:rFonts w:ascii="Times New Roman" w:hAnsi="Times New Roman" w:cs="Times New Roman"/>
            <w:b/>
            <w:color w:val="000000" w:themeColor="text1"/>
            <w:sz w:val="28"/>
          </w:rPr>
          <w:t xml:space="preserve"> ветви</w:t>
        </w:r>
      </w:ins>
      <w:r w:rsidR="006335D3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 обратной связи по скорости</w:t>
      </w:r>
      <w:bookmarkEnd w:id="1074"/>
    </w:p>
    <w:p w14:paraId="2E6FB40C" w14:textId="77777777" w:rsidR="006335D3" w:rsidRDefault="006335D3" w:rsidP="007D08EE">
      <w:pPr>
        <w:spacing w:line="360" w:lineRule="auto"/>
        <w:jc w:val="both"/>
        <w:rPr>
          <w:sz w:val="28"/>
        </w:rPr>
      </w:pPr>
    </w:p>
    <w:p w14:paraId="017897B3" w14:textId="4A11BF3F" w:rsidR="00227E84" w:rsidRPr="00197A8F" w:rsidRDefault="007D08EE" w:rsidP="0017339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Аналогично каналу марша, проведём синтез коэффициентов обратных связей по положению и по скорости.</w:t>
      </w:r>
      <w:r w:rsidR="00173390">
        <w:rPr>
          <w:sz w:val="28"/>
        </w:rPr>
        <w:t xml:space="preserve"> </w:t>
      </w:r>
      <w:r w:rsidR="00227E84">
        <w:rPr>
          <w:sz w:val="28"/>
        </w:rPr>
        <w:t>Передаточная функция по скорости для контура управления курсом:</w:t>
      </w:r>
    </w:p>
    <w:p w14:paraId="0A6070A4" w14:textId="77777777" w:rsidR="00227E84" w:rsidRDefault="00EC47DA" w:rsidP="00227E84">
      <w:pPr>
        <w:spacing w:after="160" w:line="360" w:lineRule="auto"/>
      </w:pPr>
      <w:r w:rsidRPr="00790CE3">
        <w:rPr>
          <w:position w:val="-66"/>
        </w:rPr>
        <w:object w:dxaOrig="6600" w:dyaOrig="1440" w14:anchorId="682EA384">
          <v:shape id="_x0000_i1200" type="#_x0000_t75" style="width:454.25pt;height:98.45pt" o:ole="">
            <v:imagedata r:id="rId326" o:title=""/>
          </v:shape>
          <o:OLEObject Type="Embed" ProgID="Equation.DSMT4" ShapeID="_x0000_i1200" DrawAspect="Content" ObjectID="_1670349527" r:id="rId327"/>
        </w:object>
      </w:r>
    </w:p>
    <w:p w14:paraId="30CE096A" w14:textId="77777777" w:rsidR="00227E84" w:rsidRDefault="00790CE3" w:rsidP="00227E84">
      <w:pPr>
        <w:spacing w:after="160" w:line="360" w:lineRule="auto"/>
      </w:pPr>
      <w:r w:rsidRPr="00335948">
        <w:rPr>
          <w:position w:val="-32"/>
        </w:rPr>
        <w:object w:dxaOrig="3860" w:dyaOrig="740" w14:anchorId="6043E0E2">
          <v:shape id="_x0000_i1201" type="#_x0000_t75" style="width:265.75pt;height:49.75pt" o:ole="">
            <v:imagedata r:id="rId328" o:title=""/>
          </v:shape>
          <o:OLEObject Type="Embed" ProgID="Equation.DSMT4" ShapeID="_x0000_i1201" DrawAspect="Content" ObjectID="_1670349528" r:id="rId329"/>
        </w:object>
      </w:r>
    </w:p>
    <w:p w14:paraId="293C5268" w14:textId="26FFD185" w:rsidR="00C44381" w:rsidRPr="00C44381" w:rsidRDefault="00C44381" w:rsidP="00227E84">
      <w:pPr>
        <w:spacing w:after="160" w:line="360" w:lineRule="auto"/>
        <w:rPr>
          <w:sz w:val="28"/>
        </w:rPr>
      </w:pPr>
      <w:r>
        <w:rPr>
          <w:sz w:val="28"/>
        </w:rPr>
        <w:lastRenderedPageBreak/>
        <w:t>С учётом выражений (2), (4</w:t>
      </w:r>
      <w:r w:rsidR="002F21C9">
        <w:rPr>
          <w:sz w:val="28"/>
        </w:rPr>
        <w:t>), (21) и (22</w:t>
      </w:r>
      <w:r>
        <w:rPr>
          <w:sz w:val="28"/>
        </w:rPr>
        <w:t>) получим:</w:t>
      </w:r>
    </w:p>
    <w:p w14:paraId="43013ECE" w14:textId="59C484A5" w:rsidR="00227E84" w:rsidRPr="00197A8F" w:rsidRDefault="00723BF0" w:rsidP="00723BF0">
      <w:pPr>
        <w:spacing w:after="160" w:line="360" w:lineRule="auto"/>
        <w:ind w:hanging="709"/>
        <w:rPr>
          <w:sz w:val="28"/>
        </w:rPr>
      </w:pPr>
      <w:r w:rsidRPr="00227E84">
        <w:rPr>
          <w:position w:val="-32"/>
        </w:rPr>
        <w:object w:dxaOrig="8140" w:dyaOrig="740" w14:anchorId="3E514F74">
          <v:shape id="_x0000_i1202" type="#_x0000_t75" style="width:541.05pt;height:49.75pt" o:ole="">
            <v:imagedata r:id="rId330" o:title=""/>
          </v:shape>
          <o:OLEObject Type="Embed" ProgID="Equation.DSMT4" ShapeID="_x0000_i1202" DrawAspect="Content" ObjectID="_1670349529" r:id="rId331"/>
        </w:object>
      </w:r>
      <w:r w:rsidR="00227E84" w:rsidRPr="00361B57">
        <w:rPr>
          <w:position w:val="-30"/>
        </w:rPr>
        <w:object w:dxaOrig="1980" w:dyaOrig="680" w14:anchorId="5061E577">
          <v:shape id="_x0000_i1203" type="#_x0000_t75" style="width:136.6pt;height:45.55pt" o:ole="">
            <v:imagedata r:id="rId332" o:title=""/>
          </v:shape>
          <o:OLEObject Type="Embed" ProgID="Equation.DSMT4" ShapeID="_x0000_i1203" DrawAspect="Content" ObjectID="_1670349530" r:id="rId333"/>
        </w:object>
      </w:r>
      <w:r w:rsidR="00227E84">
        <w:rPr>
          <w:sz w:val="28"/>
          <w:lang w:val="en-US"/>
        </w:rPr>
        <w:t xml:space="preserve">, </w:t>
      </w:r>
      <w:r w:rsidR="00227E84">
        <w:rPr>
          <w:sz w:val="28"/>
        </w:rPr>
        <w:t>где</w:t>
      </w:r>
    </w:p>
    <w:p w14:paraId="21D34798" w14:textId="77777777" w:rsidR="00227E84" w:rsidRDefault="00E179A3" w:rsidP="00227E84">
      <w:pPr>
        <w:spacing w:after="160" w:line="360" w:lineRule="auto"/>
      </w:pPr>
      <w:r w:rsidRPr="001C1C29">
        <w:rPr>
          <w:position w:val="-78"/>
        </w:rPr>
        <w:object w:dxaOrig="3720" w:dyaOrig="2000" w14:anchorId="56ACD547">
          <v:shape id="_x0000_i1204" type="#_x0000_t75" style="width:257.3pt;height:136.6pt" o:ole="">
            <v:imagedata r:id="rId334" o:title=""/>
          </v:shape>
          <o:OLEObject Type="Embed" ProgID="Equation.DSMT4" ShapeID="_x0000_i1204" DrawAspect="Content" ObjectID="_1670349531" r:id="rId335"/>
        </w:object>
      </w:r>
    </w:p>
    <w:p w14:paraId="416E5521" w14:textId="161B73BC" w:rsidR="00227E84" w:rsidRPr="00197A8F" w:rsidRDefault="00227E84" w:rsidP="00227E84">
      <w:pPr>
        <w:spacing w:after="160" w:line="360" w:lineRule="auto"/>
        <w:jc w:val="both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 w:rsidR="00E6393A"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200" w:dyaOrig="320" w14:anchorId="3F7EF6D6">
          <v:shape id="_x0000_i1205" type="#_x0000_t75" style="width:12.7pt;height:21.2pt" o:ole="">
            <v:imagedata r:id="rId277" o:title=""/>
          </v:shape>
          <o:OLEObject Type="Embed" ProgID="Equation.DSMT4" ShapeID="_x0000_i1205" DrawAspect="Content" ObjectID="_1670349532" r:id="rId336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40C4B4B2" w14:textId="2EC2F77A" w:rsidR="00227E84" w:rsidRDefault="00365511" w:rsidP="00005678">
      <w:pPr>
        <w:spacing w:after="160" w:line="360" w:lineRule="auto"/>
        <w:ind w:hanging="426"/>
      </w:pPr>
      <w:r w:rsidRPr="00005678">
        <w:rPr>
          <w:position w:val="-36"/>
        </w:rPr>
        <w:object w:dxaOrig="7580" w:dyaOrig="780" w14:anchorId="04D034C1">
          <v:shape id="_x0000_i1206" type="#_x0000_t75" style="width:461.65pt;height:47.65pt" o:ole="">
            <v:imagedata r:id="rId337" o:title=""/>
          </v:shape>
          <o:OLEObject Type="Embed" ProgID="Equation.DSMT4" ShapeID="_x0000_i1206" DrawAspect="Content" ObjectID="_1670349533" r:id="rId338"/>
        </w:object>
      </w:r>
    </w:p>
    <w:p w14:paraId="5554E51B" w14:textId="77777777" w:rsidR="00227E84" w:rsidRPr="00197A8F" w:rsidRDefault="00227E84" w:rsidP="00227E84">
      <w:pPr>
        <w:spacing w:after="160" w:line="360" w:lineRule="auto"/>
        <w:rPr>
          <w:sz w:val="28"/>
        </w:rPr>
      </w:pPr>
      <w:r>
        <w:rPr>
          <w:sz w:val="28"/>
        </w:rPr>
        <w:t xml:space="preserve">Из выражения для </w:t>
      </w:r>
      <w:r w:rsidR="00005678" w:rsidRPr="00197A8F">
        <w:rPr>
          <w:position w:val="-12"/>
        </w:rPr>
        <w:object w:dxaOrig="279" w:dyaOrig="360" w14:anchorId="42848EC1">
          <v:shape id="_x0000_i1207" type="#_x0000_t75" style="width:20.1pt;height:24.35pt" o:ole="">
            <v:imagedata r:id="rId339" o:title=""/>
          </v:shape>
          <o:OLEObject Type="Embed" ProgID="Equation.DSMT4" ShapeID="_x0000_i1207" DrawAspect="Content" ObjectID="_1670349534" r:id="rId340"/>
        </w:object>
      </w:r>
      <w:r>
        <w:t xml:space="preserve"> </w:t>
      </w:r>
      <w:r>
        <w:rPr>
          <w:sz w:val="28"/>
        </w:rPr>
        <w:t>выразим коэффициент К</w:t>
      </w:r>
      <w:r w:rsidRPr="00197A8F">
        <w:rPr>
          <w:sz w:val="28"/>
          <w:vertAlign w:val="subscript"/>
        </w:rPr>
        <w:t>2</w:t>
      </w:r>
      <w:r>
        <w:rPr>
          <w:sz w:val="28"/>
        </w:rPr>
        <w:t>:</w:t>
      </w:r>
    </w:p>
    <w:p w14:paraId="34E631D9" w14:textId="77777777" w:rsidR="00227E84" w:rsidRDefault="00540D32" w:rsidP="00227E84">
      <w:pPr>
        <w:spacing w:after="160" w:line="360" w:lineRule="auto"/>
      </w:pPr>
      <w:r w:rsidRPr="00540D32">
        <w:rPr>
          <w:position w:val="-32"/>
        </w:rPr>
        <w:object w:dxaOrig="3360" w:dyaOrig="760" w14:anchorId="72655641">
          <v:shape id="_x0000_i1208" type="#_x0000_t75" style="width:230.8pt;height:51.9pt" o:ole="">
            <v:imagedata r:id="rId341" o:title=""/>
          </v:shape>
          <o:OLEObject Type="Embed" ProgID="Equation.DSMT4" ShapeID="_x0000_i1208" DrawAspect="Content" ObjectID="_1670349535" r:id="rId342"/>
        </w:object>
      </w:r>
    </w:p>
    <w:p w14:paraId="7E132107" w14:textId="77777777" w:rsidR="00227E84" w:rsidRDefault="00E179A3" w:rsidP="00227E84">
      <w:pPr>
        <w:spacing w:after="160" w:line="360" w:lineRule="auto"/>
      </w:pPr>
      <w:r w:rsidRPr="003A6A1C">
        <w:rPr>
          <w:position w:val="-32"/>
        </w:rPr>
        <w:object w:dxaOrig="4520" w:dyaOrig="740" w14:anchorId="34AAFB24">
          <v:shape id="_x0000_i1209" type="#_x0000_t75" style="width:313.4pt;height:51.9pt" o:ole="">
            <v:imagedata r:id="rId343" o:title=""/>
          </v:shape>
          <o:OLEObject Type="Embed" ProgID="Equation.DSMT4" ShapeID="_x0000_i1209" DrawAspect="Content" ObjectID="_1670349536" r:id="rId344"/>
        </w:object>
      </w:r>
    </w:p>
    <w:p w14:paraId="3EE70985" w14:textId="77777777" w:rsidR="00227E84" w:rsidRPr="00197A8F" w:rsidRDefault="00227E84" w:rsidP="00227E84">
      <w:pPr>
        <w:spacing w:after="160" w:line="360" w:lineRule="auto"/>
        <w:rPr>
          <w:sz w:val="28"/>
        </w:rPr>
      </w:pPr>
      <w:r>
        <w:rPr>
          <w:sz w:val="28"/>
        </w:rPr>
        <w:t>После подстановки всех известных параметров получим</w:t>
      </w:r>
    </w:p>
    <w:p w14:paraId="4DC916A4" w14:textId="40651672" w:rsidR="007D08EE" w:rsidRDefault="00E179A3" w:rsidP="00227E84">
      <w:pPr>
        <w:spacing w:line="360" w:lineRule="auto"/>
        <w:jc w:val="both"/>
      </w:pPr>
      <w:r w:rsidRPr="00E179A3">
        <w:rPr>
          <w:position w:val="-24"/>
        </w:rPr>
        <w:object w:dxaOrig="2460" w:dyaOrig="620" w14:anchorId="1E7173EA">
          <v:shape id="_x0000_i1210" type="#_x0000_t75" style="width:170.45pt;height:42.35pt" o:ole="">
            <v:imagedata r:id="rId345" o:title=""/>
          </v:shape>
          <o:OLEObject Type="Embed" ProgID="Equation.DSMT4" ShapeID="_x0000_i1210" DrawAspect="Content" ObjectID="_1670349537" r:id="rId346"/>
        </w:object>
      </w:r>
    </w:p>
    <w:p w14:paraId="0299BEE9" w14:textId="77777777" w:rsidR="00CD1966" w:rsidRDefault="00CD1966" w:rsidP="00227E84">
      <w:pPr>
        <w:spacing w:line="360" w:lineRule="auto"/>
        <w:jc w:val="both"/>
      </w:pPr>
    </w:p>
    <w:p w14:paraId="5F3DA83D" w14:textId="77777777" w:rsidR="00CD1966" w:rsidRDefault="00CD1966" w:rsidP="00227E84">
      <w:pPr>
        <w:spacing w:line="360" w:lineRule="auto"/>
        <w:jc w:val="both"/>
      </w:pPr>
    </w:p>
    <w:p w14:paraId="72B3D019" w14:textId="1EE7BB33" w:rsidR="00635D54" w:rsidRPr="005C58F0" w:rsidRDefault="00612513" w:rsidP="00635D54">
      <w:pPr>
        <w:pStyle w:val="3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76" w:name="_Toc9974283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</w:t>
      </w:r>
      <w:r w:rsidR="00635D54">
        <w:rPr>
          <w:rFonts w:ascii="Times New Roman" w:hAnsi="Times New Roman" w:cs="Times New Roman"/>
          <w:b/>
          <w:color w:val="000000" w:themeColor="text1"/>
          <w:sz w:val="28"/>
        </w:rPr>
        <w:t>.7</w:t>
      </w:r>
      <w:r w:rsidR="00635D54" w:rsidRPr="0032724C">
        <w:rPr>
          <w:rFonts w:ascii="Times New Roman" w:hAnsi="Times New Roman" w:cs="Times New Roman"/>
          <w:b/>
          <w:color w:val="000000" w:themeColor="text1"/>
          <w:sz w:val="28"/>
        </w:rPr>
        <w:t xml:space="preserve">.3 Синтез </w:t>
      </w:r>
      <w:r w:rsidR="005C58F0">
        <w:rPr>
          <w:rFonts w:ascii="Times New Roman" w:hAnsi="Times New Roman" w:cs="Times New Roman"/>
          <w:b/>
          <w:color w:val="000000" w:themeColor="text1"/>
          <w:sz w:val="28"/>
        </w:rPr>
        <w:t>регулятора контура положения</w:t>
      </w:r>
      <w:bookmarkEnd w:id="1076"/>
    </w:p>
    <w:p w14:paraId="78CBADE5" w14:textId="77777777" w:rsidR="006335D3" w:rsidRDefault="006335D3" w:rsidP="00227E84">
      <w:pPr>
        <w:spacing w:line="360" w:lineRule="auto"/>
        <w:jc w:val="both"/>
      </w:pPr>
    </w:p>
    <w:p w14:paraId="58980B57" w14:textId="5EDE1287" w:rsidR="006335D3" w:rsidRPr="000770AB" w:rsidRDefault="006335D3" w:rsidP="00CD196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определения коэффициента </w:t>
      </w:r>
      <w:r w:rsidR="00A666F1">
        <w:rPr>
          <w:sz w:val="28"/>
        </w:rPr>
        <w:t xml:space="preserve">в прямой ветви </w:t>
      </w:r>
      <w:r w:rsidR="00CD1966">
        <w:rPr>
          <w:sz w:val="28"/>
        </w:rPr>
        <w:t>по положению также, как и в предыдущем случае, воспользуемся частотным методом синтеза. Для этого</w:t>
      </w:r>
      <w:r>
        <w:rPr>
          <w:sz w:val="28"/>
        </w:rPr>
        <w:t xml:space="preserve"> составим передаточную функцию контура положения при </w:t>
      </w:r>
      <w:r w:rsidR="009D1CE6">
        <w:rPr>
          <w:sz w:val="28"/>
        </w:rPr>
        <w:t>повороте по курсу</w:t>
      </w:r>
      <w:r>
        <w:rPr>
          <w:sz w:val="28"/>
        </w:rPr>
        <w:t>.</w:t>
      </w:r>
    </w:p>
    <w:p w14:paraId="5057F9D8" w14:textId="77777777" w:rsidR="006335D3" w:rsidRPr="00202E6B" w:rsidRDefault="00CB764B" w:rsidP="006335D3">
      <w:pPr>
        <w:spacing w:after="160" w:line="360" w:lineRule="auto"/>
        <w:rPr>
          <w:lang w:val="en-US"/>
          <w:rPrChange w:id="1077" w:author="Eugene" w:date="2019-05-27T22:49:00Z">
            <w:rPr/>
          </w:rPrChange>
        </w:rPr>
      </w:pPr>
      <w:r w:rsidRPr="00B75383">
        <w:rPr>
          <w:position w:val="-32"/>
        </w:rPr>
        <w:object w:dxaOrig="7280" w:dyaOrig="740" w14:anchorId="598C0BCA">
          <v:shape id="_x0000_i1211" type="#_x0000_t75" style="width:7in;height:51.9pt" o:ole="">
            <v:imagedata r:id="rId347" o:title=""/>
          </v:shape>
          <o:OLEObject Type="Embed" ProgID="Equation.DSMT4" ShapeID="_x0000_i1211" DrawAspect="Content" ObjectID="_1670349538" r:id="rId348"/>
        </w:object>
      </w:r>
    </w:p>
    <w:p w14:paraId="5A18AC42" w14:textId="653B969D" w:rsidR="006335D3" w:rsidRPr="00132D29" w:rsidRDefault="003F5447" w:rsidP="006335D3">
      <w:pPr>
        <w:spacing w:after="160" w:line="360" w:lineRule="auto"/>
        <w:rPr>
          <w:rPrChange w:id="1078" w:author="Eugene" w:date="2019-04-22T17:54:00Z">
            <w:rPr>
              <w:lang w:val="en-US"/>
            </w:rPr>
          </w:rPrChange>
        </w:rPr>
      </w:pPr>
      <w:r w:rsidRPr="004346EA">
        <w:rPr>
          <w:position w:val="-34"/>
        </w:rPr>
        <w:object w:dxaOrig="4740" w:dyaOrig="800" w14:anchorId="2483D776">
          <v:shape id="_x0000_i1212" type="#_x0000_t75" style="width:325.05pt;height:55.05pt" o:ole="">
            <v:imagedata r:id="rId349" o:title=""/>
          </v:shape>
          <o:OLEObject Type="Embed" ProgID="Equation.DSMT4" ShapeID="_x0000_i1212" DrawAspect="Content" ObjectID="_1670349539" r:id="rId350"/>
        </w:object>
      </w:r>
      <w:r w:rsidR="002E3289" w:rsidRPr="00132D29">
        <w:rPr>
          <w:rPrChange w:id="1079" w:author="Eugene" w:date="2019-04-22T17:54:00Z">
            <w:rPr>
              <w:lang w:val="en-US"/>
            </w:rPr>
          </w:rPrChange>
        </w:rPr>
        <w:t xml:space="preserve">                                                                                          </w:t>
      </w:r>
    </w:p>
    <w:p w14:paraId="7F95432E" w14:textId="77777777" w:rsidR="006335D3" w:rsidRDefault="006335D3" w:rsidP="006335D3">
      <w:pPr>
        <w:spacing w:after="160" w:line="360" w:lineRule="auto"/>
        <w:rPr>
          <w:sz w:val="28"/>
        </w:rPr>
      </w:pPr>
      <w:r>
        <w:rPr>
          <w:sz w:val="28"/>
        </w:rPr>
        <w:t>Примем показатель колебательности М равным 1,03.</w:t>
      </w:r>
    </w:p>
    <w:p w14:paraId="1C3F286F" w14:textId="77777777" w:rsidR="006335D3" w:rsidRDefault="00555217" w:rsidP="006335D3">
      <w:pPr>
        <w:spacing w:after="160" w:line="360" w:lineRule="auto"/>
      </w:pPr>
      <w:r w:rsidRPr="00FD701A">
        <w:rPr>
          <w:position w:val="-24"/>
        </w:rPr>
        <w:object w:dxaOrig="2860" w:dyaOrig="700" w14:anchorId="4958F7C6">
          <v:shape id="_x0000_i1213" type="#_x0000_t75" style="width:176.8pt;height:44.45pt" o:ole="">
            <v:imagedata r:id="rId351" o:title=""/>
          </v:shape>
          <o:OLEObject Type="Embed" ProgID="Equation.DSMT4" ShapeID="_x0000_i1213" DrawAspect="Content" ObjectID="_1670349540" r:id="rId352"/>
        </w:object>
      </w:r>
    </w:p>
    <w:tbl>
      <w:tblPr>
        <w:tblStyle w:val="a5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080" w:author="Eugene" w:date="2019-05-27T22:48:00Z">
          <w:tblPr>
            <w:tblStyle w:val="a5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8787"/>
        <w:gridCol w:w="711"/>
        <w:tblGridChange w:id="1081">
          <w:tblGrid>
            <w:gridCol w:w="8678"/>
            <w:gridCol w:w="677"/>
          </w:tblGrid>
        </w:tblGridChange>
      </w:tblGrid>
      <w:tr w:rsidR="00526D16" w14:paraId="2D8B2D7E" w14:textId="77777777" w:rsidTr="003F5447">
        <w:tc>
          <w:tcPr>
            <w:tcW w:w="8678" w:type="dxa"/>
            <w:tcPrChange w:id="1082" w:author="Eugene" w:date="2019-05-27T22:48:00Z">
              <w:tcPr>
                <w:tcW w:w="7792" w:type="dxa"/>
              </w:tcPr>
            </w:tcPrChange>
          </w:tcPr>
          <w:p w14:paraId="677DB3FF" w14:textId="049D4341" w:rsidR="00526D16" w:rsidRDefault="00E179A3" w:rsidP="006335D3">
            <w:pPr>
              <w:spacing w:after="160" w:line="360" w:lineRule="auto"/>
              <w:rPr>
                <w:sz w:val="28"/>
              </w:rPr>
            </w:pPr>
            <w:r w:rsidRPr="00EF723B">
              <w:rPr>
                <w:position w:val="-30"/>
              </w:rPr>
              <w:object w:dxaOrig="6420" w:dyaOrig="760" w14:anchorId="329476C5">
                <v:shape id="_x0000_i1214" type="#_x0000_t75" style="width:428.8pt;height:50.8pt" o:ole="">
                  <v:imagedata r:id="rId353" o:title=""/>
                </v:shape>
                <o:OLEObject Type="Embed" ProgID="Equation.DSMT4" ShapeID="_x0000_i1214" DrawAspect="Content" ObjectID="_1670349541" r:id="rId354"/>
              </w:object>
            </w:r>
          </w:p>
        </w:tc>
        <w:tc>
          <w:tcPr>
            <w:tcW w:w="820" w:type="dxa"/>
            <w:tcPrChange w:id="1083" w:author="Eugene" w:date="2019-05-27T22:48:00Z">
              <w:tcPr>
                <w:tcW w:w="1553" w:type="dxa"/>
              </w:tcPr>
            </w:tcPrChange>
          </w:tcPr>
          <w:p w14:paraId="5C6F1BD2" w14:textId="602D98AC" w:rsidR="00526D16" w:rsidRDefault="00526D16" w:rsidP="00526D16">
            <w:pPr>
              <w:spacing w:after="160" w:line="360" w:lineRule="auto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r w:rsidR="00944C3A">
              <w:rPr>
                <w:sz w:val="28"/>
              </w:rPr>
              <w:t>31</w:t>
            </w:r>
            <w:r>
              <w:rPr>
                <w:sz w:val="28"/>
              </w:rPr>
              <w:t>)</w:t>
            </w:r>
          </w:p>
        </w:tc>
      </w:tr>
    </w:tbl>
    <w:p w14:paraId="6E9FD467" w14:textId="0C732DB3" w:rsidR="00E615D1" w:rsidRDefault="000B7537" w:rsidP="00227E84">
      <w:pPr>
        <w:spacing w:line="360" w:lineRule="auto"/>
        <w:jc w:val="both"/>
        <w:rPr>
          <w:sz w:val="28"/>
        </w:rPr>
      </w:pPr>
      <w:r>
        <w:rPr>
          <w:sz w:val="28"/>
        </w:rPr>
        <w:t>Структурная схема САУ АНПА по курсу показана на рисунке 2</w:t>
      </w:r>
      <w:ins w:id="1084" w:author="Eugene" w:date="2019-05-27T23:54:00Z">
        <w:r w:rsidR="00736107">
          <w:rPr>
            <w:sz w:val="28"/>
          </w:rPr>
          <w:t>9</w:t>
        </w:r>
      </w:ins>
      <w:del w:id="1085" w:author="Eugene" w:date="2019-05-27T23:54:00Z">
        <w:r w:rsidDel="00B8276E">
          <w:rPr>
            <w:sz w:val="28"/>
          </w:rPr>
          <w:delText>8</w:delText>
        </w:r>
      </w:del>
      <w:r>
        <w:rPr>
          <w:sz w:val="28"/>
        </w:rPr>
        <w:t>.</w:t>
      </w:r>
      <w:r w:rsidR="007E315A">
        <w:rPr>
          <w:sz w:val="28"/>
        </w:rPr>
        <w:t xml:space="preserve"> </w:t>
      </w:r>
    </w:p>
    <w:p w14:paraId="09B756DD" w14:textId="1B272807" w:rsidR="006335D3" w:rsidRPr="002505B1" w:rsidRDefault="007E315A" w:rsidP="00E615D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Проверим устойчивость внутреннего контура скорости (рис. </w:t>
      </w:r>
      <w:ins w:id="1086" w:author="Eugene" w:date="2019-05-28T20:18:00Z">
        <w:r w:rsidR="00736107">
          <w:rPr>
            <w:sz w:val="28"/>
          </w:rPr>
          <w:t>30</w:t>
        </w:r>
      </w:ins>
      <w:del w:id="1087" w:author="Eugene" w:date="2019-05-28T20:18:00Z">
        <w:r w:rsidDel="00736107">
          <w:rPr>
            <w:sz w:val="28"/>
          </w:rPr>
          <w:delText>2</w:delText>
        </w:r>
      </w:del>
      <w:del w:id="1088" w:author="Eugene" w:date="2019-05-27T23:54:00Z">
        <w:r w:rsidDel="00B8276E">
          <w:rPr>
            <w:sz w:val="28"/>
          </w:rPr>
          <w:delText>9</w:delText>
        </w:r>
      </w:del>
      <w:r>
        <w:rPr>
          <w:sz w:val="28"/>
        </w:rPr>
        <w:t xml:space="preserve">). Результаты моделирования </w:t>
      </w:r>
      <w:ins w:id="1089" w:author="Eugene" w:date="2019-05-28T20:29:00Z">
        <w:r w:rsidR="005E3B4C">
          <w:rPr>
            <w:sz w:val="28"/>
          </w:rPr>
          <w:t xml:space="preserve">при малом входном сигнале </w:t>
        </w:r>
      </w:ins>
      <w:r>
        <w:rPr>
          <w:sz w:val="28"/>
        </w:rPr>
        <w:t xml:space="preserve">отображены на рисунке </w:t>
      </w:r>
      <w:ins w:id="1090" w:author="Eugene" w:date="2019-05-27T23:54:00Z">
        <w:r w:rsidR="00656BB0">
          <w:rPr>
            <w:sz w:val="28"/>
          </w:rPr>
          <w:t>31</w:t>
        </w:r>
      </w:ins>
      <w:del w:id="1091" w:author="Eugene" w:date="2019-05-27T23:54:00Z">
        <w:r w:rsidDel="00B8276E">
          <w:rPr>
            <w:sz w:val="28"/>
          </w:rPr>
          <w:delText>30</w:delText>
        </w:r>
      </w:del>
      <w:ins w:id="1092" w:author="Eugene" w:date="2019-05-28T20:30:00Z">
        <w:r w:rsidR="005E3B4C">
          <w:rPr>
            <w:sz w:val="28"/>
          </w:rPr>
          <w:t xml:space="preserve">, при большом – на </w:t>
        </w:r>
        <w:r w:rsidR="00656BB0">
          <w:rPr>
            <w:sz w:val="28"/>
          </w:rPr>
          <w:t>рисунке 32</w:t>
        </w:r>
        <w:r w:rsidR="005E3B4C">
          <w:rPr>
            <w:sz w:val="28"/>
          </w:rPr>
          <w:t xml:space="preserve">. </w:t>
        </w:r>
      </w:ins>
      <w:ins w:id="1093" w:author="Eugene" w:date="2019-05-28T21:27:00Z">
        <w:r w:rsidR="00D24912">
          <w:rPr>
            <w:sz w:val="28"/>
          </w:rPr>
          <w:t>При малом задающем воздействии переходные процессы совпадают, при большом – наблюдается запаздывание нарастания сигнала в нелинейной системе.</w:t>
        </w:r>
      </w:ins>
      <w:del w:id="1094" w:author="Eugene" w:date="2019-05-28T20:30:00Z">
        <w:r w:rsidDel="005E3B4C">
          <w:rPr>
            <w:sz w:val="28"/>
          </w:rPr>
          <w:delText>.</w:delText>
        </w:r>
      </w:del>
      <w:r>
        <w:rPr>
          <w:sz w:val="28"/>
        </w:rPr>
        <w:t xml:space="preserve"> </w:t>
      </w:r>
      <w:r w:rsidR="006747FB">
        <w:rPr>
          <w:sz w:val="28"/>
        </w:rPr>
        <w:t xml:space="preserve">Разомкнутая система устойчива, переходим к проверке коэффициента </w:t>
      </w:r>
      <w:r w:rsidR="006747FB">
        <w:rPr>
          <w:sz w:val="28"/>
          <w:lang w:val="en-US"/>
        </w:rPr>
        <w:t>K</w:t>
      </w:r>
      <w:r w:rsidR="006747FB" w:rsidRPr="002505B1">
        <w:rPr>
          <w:sz w:val="28"/>
          <w:vertAlign w:val="subscript"/>
        </w:rPr>
        <w:t>1</w:t>
      </w:r>
      <w:r w:rsidR="006747FB" w:rsidRPr="002505B1">
        <w:rPr>
          <w:sz w:val="28"/>
        </w:rPr>
        <w:t xml:space="preserve">. </w:t>
      </w:r>
    </w:p>
    <w:p w14:paraId="43760298" w14:textId="77777777" w:rsidR="006A0ACE" w:rsidRPr="00D961AB" w:rsidRDefault="006A0ACE" w:rsidP="00227E84">
      <w:pPr>
        <w:spacing w:line="360" w:lineRule="auto"/>
        <w:jc w:val="both"/>
        <w:rPr>
          <w:sz w:val="28"/>
        </w:rPr>
      </w:pPr>
    </w:p>
    <w:p w14:paraId="6B7BE092" w14:textId="7FCBCC66" w:rsidR="00D961AB" w:rsidRPr="00F20572" w:rsidRDefault="003D73AE" w:rsidP="00F20572">
      <w:pPr>
        <w:spacing w:after="160" w:line="360" w:lineRule="auto"/>
        <w:jc w:val="center"/>
        <w:rPr>
          <w:sz w:val="28"/>
        </w:rPr>
      </w:pPr>
      <w:r>
        <w:rPr>
          <w:sz w:val="28"/>
        </w:rPr>
        <w:lastRenderedPageBreak/>
        <w:pict w14:anchorId="055E2BCE">
          <v:shape id="_x0000_i1215" type="#_x0000_t75" style="width:178.95pt;height:687.2pt;mso-left-percent:-10001;mso-top-percent:-10001;mso-position-horizontal:absolute;mso-position-horizontal-relative:char;mso-position-vertical:absolute;mso-position-vertical-relative:line;mso-left-percent:-10001;mso-top-percent:-10001">
            <v:imagedata r:id="rId355" o:title="Снимок"/>
          </v:shape>
        </w:pict>
      </w:r>
      <w:del w:id="1095" w:author="Eugene" w:date="2019-05-27T22:31:00Z">
        <w:r w:rsidR="001C4876">
          <w:rPr>
            <w:sz w:val="28"/>
          </w:rPr>
          <w:pict w14:anchorId="68C6CBC5">
            <v:shape id="_x0000_i1216" type="#_x0000_t75" style="width:381.2pt;height:658.6pt;mso-left-percent:-10001;mso-top-percent:-10001;mso-position-horizontal:absolute;mso-position-horizontal-relative:char;mso-position-vertical:absolute;mso-position-vertical-relative:line;mso-left-percent:-10001;mso-top-percent:-10001">
              <v:imagedata r:id="rId356" o:title="Структ целиком" croptop="1071f"/>
            </v:shape>
          </w:pict>
        </w:r>
      </w:del>
      <w:del w:id="1096" w:author="Eugene" w:date="2019-05-28T20:17:00Z">
        <w:r w:rsidR="001C4876">
          <w:rPr>
            <w:sz w:val="28"/>
          </w:rPr>
          <w:pict w14:anchorId="48BC632A">
            <v:shape id="_x0000_i1217" type="#_x0000_t75" style="width:204.35pt;height:671.3pt;mso-left-percent:-10001;mso-top-percent:-10001;mso-position-horizontal:absolute;mso-position-horizontal-relative:char;mso-position-vertical:absolute;mso-position-vertical-relative:line;mso-left-percent:-10001;mso-top-percent:-10001">
              <v:imagedata r:id="rId357" o:title="Снимок"/>
            </v:shape>
          </w:pict>
        </w:r>
      </w:del>
      <w:del w:id="1097" w:author="Eugene" w:date="2019-05-27T23:09:00Z">
        <w:r>
          <w:rPr>
            <w:sz w:val="28"/>
          </w:rPr>
          <w:pict w14:anchorId="13B7672B">
            <v:shape id="_x0000_i1218" type="#_x0000_t75" style="width:3in;height:677.65pt">
              <v:imagedata croptop="-65520f" cropbottom="65520f"/>
            </v:shape>
          </w:pict>
        </w:r>
      </w:del>
    </w:p>
    <w:p w14:paraId="543DB70A" w14:textId="1D2B09C1" w:rsidR="00441427" w:rsidDel="00202E6B" w:rsidRDefault="00441427" w:rsidP="00441427">
      <w:pPr>
        <w:spacing w:after="160" w:line="360" w:lineRule="auto"/>
        <w:jc w:val="center"/>
        <w:rPr>
          <w:del w:id="1098" w:author="Eugene" w:date="2019-05-27T22:55:00Z"/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>унок</w:t>
      </w:r>
      <w:r w:rsidRPr="00D52C7B">
        <w:rPr>
          <w:sz w:val="28"/>
        </w:rPr>
        <w:t xml:space="preserve"> </w:t>
      </w:r>
      <w:r w:rsidR="000B7537">
        <w:rPr>
          <w:sz w:val="28"/>
        </w:rPr>
        <w:t>2</w:t>
      </w:r>
      <w:ins w:id="1099" w:author="Eugene" w:date="2019-05-27T23:53:00Z">
        <w:r w:rsidR="00736107">
          <w:rPr>
            <w:sz w:val="28"/>
          </w:rPr>
          <w:t>9</w:t>
        </w:r>
      </w:ins>
      <w:del w:id="1100" w:author="Eugene" w:date="2019-05-27T23:53:00Z">
        <w:r w:rsidR="000B7537" w:rsidDel="00B8276E">
          <w:rPr>
            <w:sz w:val="28"/>
          </w:rPr>
          <w:delText>8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Структурная схема управления АНПА по курсу</w:t>
      </w:r>
    </w:p>
    <w:p w14:paraId="7FFE4354" w14:textId="77777777" w:rsidR="00494DCD" w:rsidRDefault="00494DCD">
      <w:pPr>
        <w:spacing w:after="160" w:line="360" w:lineRule="auto"/>
        <w:jc w:val="center"/>
        <w:pPrChange w:id="1101" w:author="Eugene" w:date="2019-05-27T22:55:00Z">
          <w:pPr>
            <w:pStyle w:val="1"/>
            <w:ind w:left="-284"/>
            <w:jc w:val="center"/>
          </w:pPr>
        </w:pPrChange>
      </w:pPr>
    </w:p>
    <w:p w14:paraId="5869E088" w14:textId="027A3E0C" w:rsidR="00494DCD" w:rsidDel="00202E6B" w:rsidRDefault="00494DCD" w:rsidP="00494DCD">
      <w:pPr>
        <w:rPr>
          <w:del w:id="1102" w:author="Eugene" w:date="2019-05-27T22:55:00Z"/>
        </w:rPr>
      </w:pPr>
    </w:p>
    <w:p w14:paraId="7C2BAD11" w14:textId="4E4A3C24" w:rsidR="001373FB" w:rsidRDefault="001373FB">
      <w:pPr>
        <w:spacing w:line="360" w:lineRule="auto"/>
        <w:jc w:val="center"/>
        <w:rPr>
          <w:sz w:val="28"/>
        </w:rPr>
        <w:pPrChange w:id="1103" w:author="Eugene" w:date="2019-05-27T22:55:00Z">
          <w:pPr>
            <w:spacing w:line="360" w:lineRule="auto"/>
            <w:jc w:val="both"/>
          </w:pPr>
        </w:pPrChange>
      </w:pPr>
      <w:del w:id="1104" w:author="Eugene" w:date="2019-05-27T22:55:00Z">
        <w:r w:rsidDel="00202E6B">
          <w:rPr>
            <w:noProof/>
            <w:sz w:val="28"/>
          </w:rPr>
          <w:drawing>
            <wp:inline distT="0" distB="0" distL="0" distR="0" wp14:anchorId="404A4451" wp14:editId="2E452B0A">
              <wp:extent cx="5927725" cy="3089910"/>
              <wp:effectExtent l="0" t="0" r="0" b="0"/>
              <wp:docPr id="4" name="Рисунок 4" descr="C:\Users\Eugene\AppData\Local\Microsoft\Windows\INetCache\Content.Word\Структ внутр контур скорости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9" descr="C:\Users\Eugene\AppData\Local\Microsoft\Windows\INetCache\Content.Word\Структ внутр контур скорости.png"/>
                      <pic:cNvPicPr>
                        <a:picLocks noChangeAspect="1" noChangeArrowheads="1"/>
                      </pic:cNvPicPr>
                    </pic:nvPicPr>
                    <pic:blipFill>
                      <a:blip r:embed="rId35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27725" cy="3089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105" w:author="Eugene" w:date="2019-05-28T20:20:00Z">
        <w:r w:rsidR="003D73AE">
          <w:rPr>
            <w:sz w:val="28"/>
          </w:rPr>
          <w:pict w14:anchorId="6E61C9CE">
            <v:shape id="_x0000_i1219" type="#_x0000_t75" style="width:468pt;height:255.2pt">
              <v:imagedata r:id="rId359" o:title="Структ внутр контур скорости"/>
            </v:shape>
          </w:pict>
        </w:r>
      </w:ins>
    </w:p>
    <w:p w14:paraId="329B569E" w14:textId="22607592" w:rsidR="001373FB" w:rsidRPr="00C9295B" w:rsidRDefault="00C7746E" w:rsidP="001373FB">
      <w:pPr>
        <w:spacing w:after="160" w:line="360" w:lineRule="auto"/>
        <w:jc w:val="center"/>
        <w:rPr>
          <w:sz w:val="28"/>
        </w:rPr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80F48A4" wp14:editId="0F9A2237">
                <wp:simplePos x="0" y="0"/>
                <wp:positionH relativeFrom="margin">
                  <wp:posOffset>341218</wp:posOffset>
                </wp:positionH>
                <wp:positionV relativeFrom="paragraph">
                  <wp:posOffset>309311</wp:posOffset>
                </wp:positionV>
                <wp:extent cx="940402" cy="364638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02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17D0A" w14:textId="5D9EE166" w:rsidR="00B44055" w:rsidRPr="0012635E" w:rsidRDefault="00B44055" w:rsidP="00C7746E">
                            <w:pPr>
                              <w:rPr>
                                <w:i/>
                                <w:sz w:val="36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ω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,°</w:t>
                            </w:r>
                            <w:proofErr w:type="gramEnd"/>
                            <w:r>
                              <w:rPr>
                                <w:i/>
                                <w:sz w:val="36"/>
                              </w:rPr>
                              <w:t>/с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F48A4" id="_x0000_s1037" type="#_x0000_t202" style="position:absolute;left:0;text-align:left;margin-left:26.85pt;margin-top:24.35pt;width:74.05pt;height:28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" filled="f" stroked="f">
                <v:textbox>
                  <w:txbxContent>
                    <w:p w14:paraId="32517D0A" w14:textId="5D9EE166" w:rsidR="00B44055" w:rsidRPr="0012635E" w:rsidRDefault="00B44055" w:rsidP="00C7746E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ω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,°</w:t>
                      </w:r>
                      <w:r>
                        <w:rPr>
                          <w:i/>
                          <w:sz w:val="36"/>
                        </w:rPr>
                        <w:t>/с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3FB" w:rsidRPr="00D52C7B">
        <w:rPr>
          <w:sz w:val="28"/>
        </w:rPr>
        <w:t>Рис</w:t>
      </w:r>
      <w:r w:rsidR="001373FB">
        <w:rPr>
          <w:sz w:val="28"/>
        </w:rPr>
        <w:t xml:space="preserve">унок </w:t>
      </w:r>
      <w:ins w:id="1106" w:author="Eugene" w:date="2019-05-28T20:18:00Z">
        <w:r w:rsidR="00544B93">
          <w:rPr>
            <w:sz w:val="28"/>
          </w:rPr>
          <w:t>30</w:t>
        </w:r>
      </w:ins>
      <w:del w:id="1107" w:author="Eugene" w:date="2019-05-28T20:18:00Z">
        <w:r w:rsidR="001373FB" w:rsidDel="00544B93">
          <w:rPr>
            <w:sz w:val="28"/>
          </w:rPr>
          <w:delText>2</w:delText>
        </w:r>
      </w:del>
      <w:del w:id="1108" w:author="Eugene" w:date="2019-05-27T23:54:00Z">
        <w:r w:rsidR="001373FB" w:rsidDel="00B8276E">
          <w:rPr>
            <w:sz w:val="28"/>
          </w:rPr>
          <w:delText>9</w:delText>
        </w:r>
      </w:del>
      <w:r w:rsidR="001373FB">
        <w:rPr>
          <w:sz w:val="28"/>
        </w:rPr>
        <w:t xml:space="preserve"> </w:t>
      </w:r>
      <w:r w:rsidR="001373FB">
        <w:rPr>
          <w:sz w:val="28"/>
        </w:rPr>
        <w:sym w:font="Symbol" w:char="F02D"/>
      </w:r>
      <w:r w:rsidR="001373FB">
        <w:rPr>
          <w:sz w:val="28"/>
        </w:rPr>
        <w:t xml:space="preserve"> Внутренний контур скорости контура </w:t>
      </w:r>
      <w:del w:id="1109" w:author="Eugene" w:date="2019-05-27T22:54:00Z">
        <w:r w:rsidR="001373FB" w:rsidDel="00202E6B">
          <w:rPr>
            <w:sz w:val="28"/>
          </w:rPr>
          <w:delText>марша</w:delText>
        </w:r>
      </w:del>
      <w:ins w:id="1110" w:author="Eugene" w:date="2019-05-27T22:54:00Z">
        <w:r w:rsidR="00202E6B">
          <w:rPr>
            <w:sz w:val="28"/>
          </w:rPr>
          <w:t>курса</w:t>
        </w:r>
      </w:ins>
    </w:p>
    <w:p w14:paraId="70D79459" w14:textId="4A0F6B2C" w:rsidR="00494DCD" w:rsidRDefault="00C7746E">
      <w:pPr>
        <w:spacing w:line="360" w:lineRule="auto"/>
        <w:jc w:val="center"/>
        <w:pPrChange w:id="1111" w:author="Eugene" w:date="2019-05-27T22:56:00Z">
          <w:pPr>
            <w:jc w:val="center"/>
          </w:pPr>
        </w:pPrChange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B73500" wp14:editId="06582A88">
                <wp:simplePos x="0" y="0"/>
                <wp:positionH relativeFrom="margin">
                  <wp:posOffset>2624051</wp:posOffset>
                </wp:positionH>
                <wp:positionV relativeFrom="paragraph">
                  <wp:posOffset>3767455</wp:posOffset>
                </wp:positionV>
                <wp:extent cx="572201" cy="364638"/>
                <wp:effectExtent l="0" t="0" r="0" b="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01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780E7" w14:textId="3B28A428" w:rsidR="00B44055" w:rsidRPr="0012635E" w:rsidRDefault="00B44055" w:rsidP="00C7746E">
                            <w:pPr>
                              <w:rPr>
                                <w:i/>
                                <w:sz w:val="3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2635E">
                              <w:rPr>
                                <w:i/>
                                <w:sz w:val="36"/>
                                <w:lang w:val="en-US"/>
                              </w:rPr>
                              <w:t>t,c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3500" id="_x0000_s1038" type="#_x0000_t202" style="position:absolute;left:0;text-align:left;margin-left:206.6pt;margin-top:296.65pt;width:45.05pt;height:28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" filled="f" stroked="f">
                <v:textbox>
                  <w:txbxContent>
                    <w:p w14:paraId="722780E7" w14:textId="3B28A428" w:rsidR="00B44055" w:rsidRPr="0012635E" w:rsidRDefault="00B44055" w:rsidP="00C7746E">
                      <w:pPr>
                        <w:rPr>
                          <w:i/>
                          <w:sz w:val="36"/>
                          <w:lang w:val="en-US"/>
                        </w:rPr>
                      </w:pPr>
                      <w:r w:rsidRPr="0012635E">
                        <w:rPr>
                          <w:i/>
                          <w:sz w:val="36"/>
                          <w:lang w:val="en-US"/>
                        </w:rPr>
                        <w:t>t,c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ins w:id="1112" w:author="Eugene" w:date="2019-05-28T20:28:00Z">
        <w:r w:rsidR="003D73AE">
          <w:pict w14:anchorId="07395857">
            <v:shape id="_x0000_i1220" type="#_x0000_t75" style="width:412.95pt;height:327.2pt">
              <v:imagedata r:id="rId360" o:title="внутр контур скорости 2"/>
            </v:shape>
          </w:pict>
        </w:r>
      </w:ins>
      <w:del w:id="1113" w:author="Eugene" w:date="2019-05-27T23:00:00Z">
        <w:r w:rsidR="001C4876">
          <w:pict w14:anchorId="67D64262">
            <v:shape id="_x0000_i1221" type="#_x0000_t75" style="width:411.9pt;height:313.4pt">
              <v:imagedata r:id="rId361" o:title="внутр контур скорости"/>
            </v:shape>
          </w:pict>
        </w:r>
      </w:del>
    </w:p>
    <w:p w14:paraId="3B333845" w14:textId="1AF6814F" w:rsidR="009C4BB3" w:rsidRDefault="009C4BB3" w:rsidP="00202E6B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ins w:id="1114" w:author="Eugene" w:date="2019-05-27T23:54:00Z">
        <w:r w:rsidR="00544B93">
          <w:rPr>
            <w:sz w:val="28"/>
          </w:rPr>
          <w:t>31</w:t>
        </w:r>
      </w:ins>
      <w:del w:id="1115" w:author="Eugene" w:date="2019-05-27T23:54:00Z">
        <w:r w:rsidDel="00B8276E">
          <w:rPr>
            <w:sz w:val="28"/>
          </w:rPr>
          <w:delText>30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</w:t>
      </w:r>
      <w:r w:rsidR="0091394C">
        <w:rPr>
          <w:sz w:val="28"/>
        </w:rPr>
        <w:t>Переходные процессы в</w:t>
      </w:r>
      <w:r w:rsidR="00053B2D">
        <w:rPr>
          <w:sz w:val="28"/>
        </w:rPr>
        <w:t>нутреннего</w:t>
      </w:r>
      <w:r>
        <w:rPr>
          <w:sz w:val="28"/>
        </w:rPr>
        <w:t xml:space="preserve"> контур</w:t>
      </w:r>
      <w:r w:rsidR="00053B2D">
        <w:rPr>
          <w:sz w:val="28"/>
        </w:rPr>
        <w:t>а</w:t>
      </w:r>
      <w:r>
        <w:rPr>
          <w:sz w:val="28"/>
        </w:rPr>
        <w:t xml:space="preserve"> скорости контура </w:t>
      </w:r>
      <w:r w:rsidR="0012635E">
        <w:rPr>
          <w:sz w:val="28"/>
        </w:rPr>
        <w:t>курса</w:t>
      </w:r>
      <w:r w:rsidR="0091394C">
        <w:rPr>
          <w:sz w:val="28"/>
        </w:rPr>
        <w:t xml:space="preserve"> </w:t>
      </w:r>
      <w:del w:id="1116" w:author="Eugene" w:date="2019-05-28T20:29:00Z">
        <w:r w:rsidR="0091394C" w:rsidDel="005E3B4C">
          <w:rPr>
            <w:sz w:val="28"/>
          </w:rPr>
          <w:delText xml:space="preserve">у </w:delText>
        </w:r>
      </w:del>
      <w:del w:id="1117" w:author="Eugene" w:date="2019-05-27T22:56:00Z">
        <w:r w:rsidR="0091394C" w:rsidDel="00202E6B">
          <w:rPr>
            <w:sz w:val="28"/>
          </w:rPr>
          <w:delText>скорректированной и нескорректированной систем</w:delText>
        </w:r>
      </w:del>
      <w:ins w:id="1118" w:author="Eugene" w:date="2019-05-27T22:56:00Z">
        <w:r w:rsidR="00202E6B">
          <w:rPr>
            <w:sz w:val="28"/>
          </w:rPr>
          <w:t>линейной и нелинейной систем</w:t>
        </w:r>
      </w:ins>
      <w:ins w:id="1119" w:author="Eugene" w:date="2019-05-28T20:29:00Z">
        <w:r w:rsidR="005E3B4C">
          <w:rPr>
            <w:sz w:val="28"/>
          </w:rPr>
          <w:t xml:space="preserve"> при </w:t>
        </w:r>
      </w:ins>
      <w:ins w:id="1120" w:author="Eugene" w:date="2019-05-28T20:31:00Z">
        <w:r w:rsidR="005E3B4C">
          <w:rPr>
            <w:sz w:val="28"/>
          </w:rPr>
          <w:t>малом входном сигнале</w:t>
        </w:r>
      </w:ins>
      <w:ins w:id="1121" w:author="Eugene" w:date="2019-05-28T20:33:00Z">
        <w:r w:rsidR="005E3B4C">
          <w:rPr>
            <w:sz w:val="28"/>
          </w:rPr>
          <w:t xml:space="preserve"> </w:t>
        </w:r>
      </w:ins>
      <w:ins w:id="1122" w:author="Eugene" w:date="2019-05-28T20:33:00Z">
        <w:r w:rsidR="005E3B4C" w:rsidRPr="001010B1">
          <w:rPr>
            <w:position w:val="-14"/>
          </w:rPr>
          <w:object w:dxaOrig="1280" w:dyaOrig="380" w14:anchorId="6BCE9407">
            <v:shape id="_x0000_i1222" type="#_x0000_t75" style="width:78.35pt;height:25.4pt" o:ole="">
              <v:imagedata r:id="rId362" o:title=""/>
            </v:shape>
            <o:OLEObject Type="Embed" ProgID="Equation.DSMT4" ShapeID="_x0000_i1222" DrawAspect="Content" ObjectID="_1670349542" r:id="rId363"/>
          </w:object>
        </w:r>
      </w:ins>
    </w:p>
    <w:p w14:paraId="5C43200B" w14:textId="244C553D" w:rsidR="005E3B4C" w:rsidRDefault="0012635E" w:rsidP="005E3B4C">
      <w:pPr>
        <w:spacing w:after="160" w:line="360" w:lineRule="auto"/>
        <w:ind w:firstLine="142"/>
        <w:jc w:val="both"/>
        <w:rPr>
          <w:ins w:id="1123" w:author="Eugene" w:date="2019-05-28T20:32:00Z"/>
          <w:sz w:val="28"/>
        </w:rPr>
      </w:pPr>
      <w:r w:rsidRPr="00C7746E"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1AE72F1" wp14:editId="3C2FC43C">
                <wp:simplePos x="0" y="0"/>
                <wp:positionH relativeFrom="margin">
                  <wp:posOffset>57634</wp:posOffset>
                </wp:positionH>
                <wp:positionV relativeFrom="paragraph">
                  <wp:posOffset>-76744</wp:posOffset>
                </wp:positionV>
                <wp:extent cx="940402" cy="364638"/>
                <wp:effectExtent l="0" t="0" r="0" b="0"/>
                <wp:wrapNone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02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C27D9" w14:textId="77777777" w:rsidR="00B44055" w:rsidRPr="0012635E" w:rsidRDefault="00B44055" w:rsidP="0012635E">
                            <w:pPr>
                              <w:rPr>
                                <w:i/>
                                <w:sz w:val="36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ω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,°</w:t>
                            </w:r>
                            <w:proofErr w:type="gramEnd"/>
                            <w:r>
                              <w:rPr>
                                <w:i/>
                                <w:sz w:val="36"/>
                              </w:rPr>
                              <w:t>/с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72F1" id="_x0000_s1039" type="#_x0000_t202" style="position:absolute;left:0;text-align:left;margin-left:4.55pt;margin-top:-6.05pt;width:74.05pt;height:28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" filled="f" stroked="f">
                <v:textbox>
                  <w:txbxContent>
                    <w:p w14:paraId="47EC27D9" w14:textId="77777777" w:rsidR="00B44055" w:rsidRPr="0012635E" w:rsidRDefault="00B44055" w:rsidP="0012635E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ω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,°</w:t>
                      </w:r>
                      <w:r>
                        <w:rPr>
                          <w:i/>
                          <w:sz w:val="36"/>
                        </w:rPr>
                        <w:t>/с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46E"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3C5EB42" wp14:editId="1F6ED82F">
                <wp:simplePos x="0" y="0"/>
                <wp:positionH relativeFrom="margin">
                  <wp:posOffset>2738239</wp:posOffset>
                </wp:positionH>
                <wp:positionV relativeFrom="paragraph">
                  <wp:posOffset>4143312</wp:posOffset>
                </wp:positionV>
                <wp:extent cx="577850" cy="359787"/>
                <wp:effectExtent l="0" t="0" r="0" b="254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3597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F045E" w14:textId="7F81D1D5" w:rsidR="00B44055" w:rsidRPr="00C7746E" w:rsidRDefault="00B44055" w:rsidP="00C7746E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C7746E">
                              <w:rPr>
                                <w:sz w:val="32"/>
                                <w:lang w:val="en-US"/>
                              </w:rPr>
                              <w:t>t,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EB42" id="_x0000_s1040" type="#_x0000_t202" style="position:absolute;left:0;text-align:left;margin-left:215.6pt;margin-top:326.25pt;width:45.5pt;height:28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" filled="f" stroked="f">
                <v:textbox>
                  <w:txbxContent>
                    <w:p w14:paraId="628F045E" w14:textId="7F81D1D5" w:rsidR="00B44055" w:rsidRPr="00C7746E" w:rsidRDefault="00B44055" w:rsidP="00C7746E">
                      <w:pPr>
                        <w:rPr>
                          <w:sz w:val="32"/>
                          <w:lang w:val="en-US"/>
                        </w:rPr>
                      </w:pPr>
                      <w:r w:rsidRPr="00C7746E">
                        <w:rPr>
                          <w:sz w:val="32"/>
                          <w:lang w:val="en-US"/>
                        </w:rPr>
                        <w:t>t,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ins w:id="1124" w:author="Eugene" w:date="2019-05-28T20:32:00Z">
        <w:r w:rsidR="003D73AE">
          <w:rPr>
            <w:sz w:val="28"/>
          </w:rPr>
          <w:pict w14:anchorId="5CC326E4">
            <v:shape id="_x0000_i1223" type="#_x0000_t75" style="width:450pt;height:357.9pt">
              <v:imagedata r:id="rId364" o:title="внутр контур скорости большой сигнал"/>
            </v:shape>
          </w:pict>
        </w:r>
      </w:ins>
    </w:p>
    <w:p w14:paraId="16312E00" w14:textId="08A677F6" w:rsidR="005E3B4C" w:rsidRDefault="005E3B4C">
      <w:pPr>
        <w:spacing w:after="160" w:line="360" w:lineRule="auto"/>
        <w:jc w:val="center"/>
        <w:rPr>
          <w:ins w:id="1125" w:author="Eugene" w:date="2019-05-28T20:32:00Z"/>
          <w:sz w:val="28"/>
        </w:rPr>
        <w:pPrChange w:id="1126" w:author="Eugene" w:date="2019-05-28T20:34:00Z">
          <w:pPr>
            <w:spacing w:after="160" w:line="360" w:lineRule="auto"/>
            <w:ind w:firstLine="708"/>
            <w:jc w:val="both"/>
          </w:pPr>
        </w:pPrChange>
      </w:pPr>
      <w:ins w:id="1127" w:author="Eugene" w:date="2019-05-28T20:32:00Z">
        <w:r w:rsidRPr="00D52C7B">
          <w:rPr>
            <w:sz w:val="28"/>
          </w:rPr>
          <w:t>Рис</w:t>
        </w:r>
        <w:r>
          <w:rPr>
            <w:sz w:val="28"/>
          </w:rPr>
          <w:t>унок 3</w:t>
        </w:r>
      </w:ins>
      <w:ins w:id="1128" w:author="Eugene" w:date="2019-05-28T20:34:00Z">
        <w:r>
          <w:rPr>
            <w:sz w:val="28"/>
          </w:rPr>
          <w:t>2</w:t>
        </w:r>
      </w:ins>
      <w:ins w:id="1129" w:author="Eugene" w:date="2019-05-28T20:32:00Z">
        <w:r>
          <w:rPr>
            <w:sz w:val="28"/>
          </w:rPr>
          <w:t xml:space="preserve"> </w:t>
        </w:r>
        <w:r>
          <w:rPr>
            <w:sz w:val="28"/>
          </w:rPr>
          <w:sym w:font="Symbol" w:char="F02D"/>
        </w:r>
        <w:r>
          <w:rPr>
            <w:sz w:val="28"/>
          </w:rPr>
          <w:t xml:space="preserve"> Переходные процессы внутренн</w:t>
        </w:r>
      </w:ins>
      <w:r w:rsidR="00053B2D">
        <w:rPr>
          <w:sz w:val="28"/>
        </w:rPr>
        <w:t>его</w:t>
      </w:r>
      <w:ins w:id="1130" w:author="Eugene" w:date="2019-05-28T20:32:00Z">
        <w:r>
          <w:rPr>
            <w:sz w:val="28"/>
          </w:rPr>
          <w:t xml:space="preserve"> контур</w:t>
        </w:r>
      </w:ins>
      <w:r w:rsidR="00053B2D">
        <w:rPr>
          <w:sz w:val="28"/>
        </w:rPr>
        <w:t>а</w:t>
      </w:r>
      <w:ins w:id="1131" w:author="Eugene" w:date="2019-05-28T20:32:00Z">
        <w:r>
          <w:rPr>
            <w:sz w:val="28"/>
          </w:rPr>
          <w:t xml:space="preserve"> скорости контура </w:t>
        </w:r>
      </w:ins>
      <w:r w:rsidR="0012635E">
        <w:rPr>
          <w:sz w:val="28"/>
        </w:rPr>
        <w:t>курса</w:t>
      </w:r>
      <w:ins w:id="1132" w:author="Eugene" w:date="2019-05-28T20:32:00Z">
        <w:r>
          <w:rPr>
            <w:sz w:val="28"/>
          </w:rPr>
          <w:t xml:space="preserve"> линейной и нелинейной систем при </w:t>
        </w:r>
      </w:ins>
      <w:ins w:id="1133" w:author="Eugene" w:date="2019-05-28T20:34:00Z">
        <w:r>
          <w:rPr>
            <w:sz w:val="28"/>
          </w:rPr>
          <w:t>большом</w:t>
        </w:r>
      </w:ins>
      <w:ins w:id="1134" w:author="Eugene" w:date="2019-05-28T20:32:00Z">
        <w:r>
          <w:rPr>
            <w:sz w:val="28"/>
          </w:rPr>
          <w:t xml:space="preserve"> входном сигнале</w:t>
        </w:r>
      </w:ins>
      <w:ins w:id="1135" w:author="Eugene" w:date="2019-05-28T20:34:00Z">
        <w:r w:rsidR="00173D99" w:rsidRPr="00A06CBF">
          <w:rPr>
            <w:position w:val="-14"/>
          </w:rPr>
          <w:object w:dxaOrig="1240" w:dyaOrig="380" w14:anchorId="4D088B7D">
            <v:shape id="_x0000_i1224" type="#_x0000_t75" style="width:76.25pt;height:25.4pt" o:ole="">
              <v:imagedata r:id="rId365" o:title=""/>
            </v:shape>
            <o:OLEObject Type="Embed" ProgID="Equation.DSMT4" ShapeID="_x0000_i1224" DrawAspect="Content" ObjectID="_1670349543" r:id="rId366"/>
          </w:object>
        </w:r>
      </w:ins>
    </w:p>
    <w:p w14:paraId="5C3B0ECA" w14:textId="15562BD4" w:rsidR="00C03FD0" w:rsidRDefault="00E615D1" w:rsidP="00CF5417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Проведём моделирование замкнутой системы </w:t>
      </w:r>
      <w:r w:rsidR="00CF5417">
        <w:rPr>
          <w:sz w:val="28"/>
        </w:rPr>
        <w:t>с рассчитанными</w:t>
      </w:r>
      <w:r>
        <w:rPr>
          <w:sz w:val="28"/>
        </w:rPr>
        <w:t xml:space="preserve"> значениями коэффициентов К</w:t>
      </w:r>
      <w:r w:rsidRPr="00E615D1">
        <w:rPr>
          <w:sz w:val="28"/>
          <w:vertAlign w:val="subscript"/>
        </w:rPr>
        <w:t>1</w:t>
      </w:r>
      <w:r>
        <w:rPr>
          <w:sz w:val="28"/>
        </w:rPr>
        <w:t xml:space="preserve"> = 0,13 и К2 = 0,0569. На рисунке </w:t>
      </w:r>
      <w:ins w:id="1136" w:author="Eugene" w:date="2019-05-27T23:54:00Z">
        <w:r w:rsidR="005E3B4C">
          <w:rPr>
            <w:sz w:val="28"/>
          </w:rPr>
          <w:t>33</w:t>
        </w:r>
      </w:ins>
      <w:del w:id="1137" w:author="Eugene" w:date="2019-05-27T23:54:00Z">
        <w:r w:rsidDel="00B8276E">
          <w:rPr>
            <w:sz w:val="28"/>
          </w:rPr>
          <w:delText>31</w:delText>
        </w:r>
      </w:del>
      <w:r>
        <w:rPr>
          <w:sz w:val="28"/>
        </w:rPr>
        <w:t xml:space="preserve"> показаны переходные процессы исходной и скорректированных систем. </w:t>
      </w:r>
    </w:p>
    <w:p w14:paraId="6B7F9304" w14:textId="788A72D3" w:rsidR="00CF5417" w:rsidRDefault="001C4876" w:rsidP="00CF5417">
      <w:pPr>
        <w:spacing w:after="160" w:line="360" w:lineRule="auto"/>
        <w:ind w:hanging="426"/>
        <w:jc w:val="center"/>
        <w:rPr>
          <w:sz w:val="28"/>
        </w:rPr>
      </w:pPr>
      <w:del w:id="1138" w:author="Eugene" w:date="2019-05-27T23:02:00Z">
        <w:r>
          <w:rPr>
            <w:sz w:val="28"/>
          </w:rPr>
          <w:lastRenderedPageBreak/>
          <w:pict w14:anchorId="58D05D9C">
            <v:shape id="_x0000_i1225" type="#_x0000_t75" style="width:469.05pt;height:356.8pt">
              <v:imagedata r:id="rId367" o:title="К1 013"/>
            </v:shape>
          </w:pict>
        </w:r>
      </w:del>
      <w:ins w:id="1139" w:author="Eugene" w:date="2019-05-27T23:20:00Z">
        <w:r>
          <w:rPr>
            <w:sz w:val="28"/>
          </w:rPr>
          <w:pict w14:anchorId="254CAD1E">
            <v:shape id="_x0000_i1226" type="#_x0000_t75" style="width:469.05pt;height:338.8pt">
              <v:imagedata r:id="rId368" o:title="К1 013 2"/>
            </v:shape>
          </w:pict>
        </w:r>
      </w:ins>
    </w:p>
    <w:p w14:paraId="5A324DA8" w14:textId="14DA76CD" w:rsidR="00C03FD0" w:rsidRPr="00173D99" w:rsidRDefault="00CF5417" w:rsidP="00CF5417">
      <w:pPr>
        <w:spacing w:after="160" w:line="360" w:lineRule="auto"/>
        <w:jc w:val="center"/>
        <w:rPr>
          <w:sz w:val="28"/>
        </w:rPr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ins w:id="1140" w:author="Eugene" w:date="2019-05-27T23:54:00Z">
        <w:r w:rsidR="005E3B4C">
          <w:rPr>
            <w:sz w:val="28"/>
          </w:rPr>
          <w:t>33</w:t>
        </w:r>
      </w:ins>
      <w:del w:id="1141" w:author="Eugene" w:date="2019-05-27T23:54:00Z">
        <w:r w:rsidDel="00B8276E">
          <w:rPr>
            <w:sz w:val="28"/>
          </w:rPr>
          <w:delText>31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Переходные процессы внутренний контур скорости контура </w:t>
      </w:r>
      <w:r w:rsidR="00D81285">
        <w:rPr>
          <w:sz w:val="28"/>
        </w:rPr>
        <w:t>курса</w:t>
      </w:r>
      <w:r>
        <w:rPr>
          <w:sz w:val="28"/>
        </w:rPr>
        <w:t xml:space="preserve"> при К</w:t>
      </w:r>
      <w:r w:rsidRPr="00CF5417">
        <w:rPr>
          <w:sz w:val="28"/>
          <w:vertAlign w:val="subscript"/>
        </w:rPr>
        <w:t>1</w:t>
      </w:r>
      <w:r>
        <w:rPr>
          <w:sz w:val="28"/>
        </w:rPr>
        <w:t xml:space="preserve"> = 0,13</w:t>
      </w:r>
      <w:r w:rsidR="00173D99" w:rsidRPr="00173D99">
        <w:rPr>
          <w:sz w:val="28"/>
        </w:rPr>
        <w:t xml:space="preserve"> </w:t>
      </w:r>
      <w:r w:rsidR="00173D99">
        <w:rPr>
          <w:sz w:val="28"/>
        </w:rPr>
        <w:t xml:space="preserve">и </w:t>
      </w:r>
      <w:ins w:id="1142" w:author="Eugene" w:date="2019-05-28T20:34:00Z">
        <w:r w:rsidR="00173D99" w:rsidRPr="00173D99">
          <w:rPr>
            <w:position w:val="-10"/>
          </w:rPr>
          <w:object w:dxaOrig="740" w:dyaOrig="320" w14:anchorId="785C000F">
            <v:shape id="_x0000_i1227" type="#_x0000_t75" style="width:44.45pt;height:21.2pt" o:ole="">
              <v:imagedata r:id="rId369" o:title=""/>
            </v:shape>
            <o:OLEObject Type="Embed" ProgID="Equation.DSMT4" ShapeID="_x0000_i1227" DrawAspect="Content" ObjectID="_1670349544" r:id="rId370"/>
          </w:object>
        </w:r>
      </w:ins>
    </w:p>
    <w:p w14:paraId="4741A1E6" w14:textId="7F290893" w:rsidR="00E615D1" w:rsidRPr="009C0487" w:rsidRDefault="00E615D1" w:rsidP="00CF5417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Как легко заметить, перерегулирование превышает допустимые 5%, поэтому</w:t>
      </w:r>
      <w:r w:rsidR="00526D16">
        <w:rPr>
          <w:sz w:val="28"/>
        </w:rPr>
        <w:t xml:space="preserve"> </w:t>
      </w:r>
      <w:r w:rsidR="00CF5417">
        <w:rPr>
          <w:sz w:val="28"/>
        </w:rPr>
        <w:t>воспользуемся</w:t>
      </w:r>
      <w:r w:rsidR="00526D16">
        <w:rPr>
          <w:sz w:val="28"/>
        </w:rPr>
        <w:t xml:space="preserve"> </w:t>
      </w:r>
      <w:r w:rsidR="00944C3A">
        <w:rPr>
          <w:sz w:val="28"/>
        </w:rPr>
        <w:t>неравенством в выражении (31</w:t>
      </w:r>
      <w:r w:rsidR="00526D16">
        <w:rPr>
          <w:sz w:val="28"/>
        </w:rPr>
        <w:t>) и уменьшим коэффициент К</w:t>
      </w:r>
      <w:r w:rsidR="00526D16" w:rsidRPr="00526D16">
        <w:rPr>
          <w:sz w:val="28"/>
          <w:vertAlign w:val="subscript"/>
        </w:rPr>
        <w:t>1</w:t>
      </w:r>
      <w:r w:rsidR="00526D16">
        <w:rPr>
          <w:sz w:val="28"/>
        </w:rPr>
        <w:t xml:space="preserve">. </w:t>
      </w:r>
      <w:r w:rsidR="003D5EE6">
        <w:rPr>
          <w:sz w:val="28"/>
        </w:rPr>
        <w:t>По результатам уточнения о</w:t>
      </w:r>
      <w:r w:rsidR="00526D16">
        <w:rPr>
          <w:sz w:val="28"/>
        </w:rPr>
        <w:t xml:space="preserve">птимальное значение составляет 0,07 и переходные процессы </w:t>
      </w:r>
      <w:del w:id="1143" w:author="Eugene" w:date="2019-05-27T23:56:00Z">
        <w:r w:rsidR="00526D16" w:rsidDel="00491E53">
          <w:rPr>
            <w:sz w:val="28"/>
          </w:rPr>
          <w:delText>такой системы в сравнении с нескорректированной</w:delText>
        </w:r>
      </w:del>
      <w:ins w:id="1144" w:author="Eugene" w:date="2019-05-27T23:56:00Z">
        <w:r w:rsidR="00491E53">
          <w:rPr>
            <w:sz w:val="28"/>
          </w:rPr>
          <w:t>обеих систем</w:t>
        </w:r>
      </w:ins>
      <w:r w:rsidR="00526D16">
        <w:rPr>
          <w:sz w:val="28"/>
        </w:rPr>
        <w:t xml:space="preserve"> приведены на рисунке 3</w:t>
      </w:r>
      <w:ins w:id="1145" w:author="Eugene" w:date="2019-05-27T23:54:00Z">
        <w:r w:rsidR="00656BB0">
          <w:rPr>
            <w:sz w:val="28"/>
          </w:rPr>
          <w:t>4</w:t>
        </w:r>
      </w:ins>
      <w:r w:rsidR="009C0487" w:rsidRPr="009C0487">
        <w:rPr>
          <w:sz w:val="28"/>
        </w:rPr>
        <w:t xml:space="preserve"> </w:t>
      </w:r>
      <w:r w:rsidR="009C0487">
        <w:rPr>
          <w:sz w:val="28"/>
        </w:rPr>
        <w:t>для малого входного сигнала и на рисунке 35 для большого</w:t>
      </w:r>
      <w:del w:id="1146" w:author="Eugene" w:date="2019-05-27T23:54:00Z">
        <w:r w:rsidR="00526D16" w:rsidDel="00B8276E">
          <w:rPr>
            <w:sz w:val="28"/>
          </w:rPr>
          <w:delText>2</w:delText>
        </w:r>
      </w:del>
      <w:r w:rsidR="00526D16">
        <w:rPr>
          <w:sz w:val="28"/>
        </w:rPr>
        <w:t>.</w:t>
      </w:r>
      <w:r w:rsidR="009C0487">
        <w:rPr>
          <w:sz w:val="28"/>
        </w:rPr>
        <w:t xml:space="preserve"> В обоих случаях переходные процессы для линейной и нелинейной систем совпали, в отличие от контура марша затягивание отсутствует. Это связано с малостью коэффициента К</w:t>
      </w:r>
      <w:r w:rsidR="009C0487" w:rsidRPr="009C0487">
        <w:rPr>
          <w:sz w:val="28"/>
          <w:vertAlign w:val="subscript"/>
        </w:rPr>
        <w:t>1</w:t>
      </w:r>
      <w:r w:rsidR="009C0487">
        <w:rPr>
          <w:sz w:val="28"/>
        </w:rPr>
        <w:t>, напряжение, идущее на движители, не уходит в насыщение.</w:t>
      </w:r>
    </w:p>
    <w:p w14:paraId="4EEA16CC" w14:textId="55051B60" w:rsidR="00837CB7" w:rsidRDefault="001C4876" w:rsidP="009C4BB3">
      <w:pPr>
        <w:spacing w:after="160" w:line="360" w:lineRule="auto"/>
        <w:jc w:val="center"/>
        <w:rPr>
          <w:sz w:val="28"/>
        </w:rPr>
      </w:pPr>
      <w:del w:id="1147" w:author="Eugene" w:date="2019-05-27T23:18:00Z">
        <w:r>
          <w:rPr>
            <w:sz w:val="28"/>
          </w:rPr>
          <w:lastRenderedPageBreak/>
          <w:pict w14:anchorId="77D58D03">
            <v:shape id="_x0000_i1228" type="#_x0000_t75" style="width:469.05pt;height:309.2pt">
              <v:imagedata r:id="rId371" o:title="контур положения"/>
            </v:shape>
          </w:pict>
        </w:r>
      </w:del>
      <w:ins w:id="1148" w:author="Eugene" w:date="2019-05-27T23:18:00Z">
        <w:r>
          <w:rPr>
            <w:sz w:val="28"/>
          </w:rPr>
          <w:pict w14:anchorId="16BF1A73">
            <v:shape id="_x0000_i1229" type="#_x0000_t75" style="width:388.6pt;height:280.6pt">
              <v:imagedata r:id="rId372" o:title="контур положения 2"/>
            </v:shape>
          </w:pict>
        </w:r>
      </w:ins>
    </w:p>
    <w:p w14:paraId="68053675" w14:textId="2D7DA17B" w:rsidR="00837CB7" w:rsidRDefault="00947723" w:rsidP="009C4BB3">
      <w:pPr>
        <w:spacing w:after="160" w:line="360" w:lineRule="auto"/>
        <w:jc w:val="center"/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A80E0D3" wp14:editId="743C36D0">
                <wp:simplePos x="0" y="0"/>
                <wp:positionH relativeFrom="margin">
                  <wp:posOffset>309434</wp:posOffset>
                </wp:positionH>
                <wp:positionV relativeFrom="paragraph">
                  <wp:posOffset>677570</wp:posOffset>
                </wp:positionV>
                <wp:extent cx="940402" cy="364638"/>
                <wp:effectExtent l="0" t="0" r="0" b="0"/>
                <wp:wrapNone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02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29863" w14:textId="26C3561A" w:rsidR="00B44055" w:rsidRPr="0012635E" w:rsidRDefault="00B44055" w:rsidP="00947723">
                            <w:pPr>
                              <w:rPr>
                                <w:i/>
                                <w:sz w:val="36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ψ</w:t>
                            </w:r>
                            <w:r w:rsidRPr="00C7746E">
                              <w:rPr>
                                <w:i/>
                                <w:sz w:val="36"/>
                                <w:lang w:val="en-US"/>
                              </w:rPr>
                              <w:t>,°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0E0D3" id="_x0000_s1041" type="#_x0000_t202" style="position:absolute;left:0;text-align:left;margin-left:24.35pt;margin-top:53.35pt;width:74.05pt;height:28.7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" filled="f" stroked="f">
                <v:textbox>
                  <w:txbxContent>
                    <w:p w14:paraId="03929863" w14:textId="26C3561A" w:rsidR="00B44055" w:rsidRPr="0012635E" w:rsidRDefault="00B44055" w:rsidP="00947723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ψ</w:t>
                      </w:r>
                      <w:r w:rsidRPr="00C7746E">
                        <w:rPr>
                          <w:i/>
                          <w:sz w:val="36"/>
                          <w:lang w:val="en-US"/>
                        </w:rPr>
                        <w:t>,°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7CB7" w:rsidRPr="00D52C7B">
        <w:rPr>
          <w:sz w:val="28"/>
        </w:rPr>
        <w:t>Рис</w:t>
      </w:r>
      <w:r w:rsidR="00837CB7">
        <w:rPr>
          <w:sz w:val="28"/>
        </w:rPr>
        <w:t xml:space="preserve">унок </w:t>
      </w:r>
      <w:ins w:id="1149" w:author="Eugene" w:date="2019-05-27T23:54:00Z">
        <w:r w:rsidR="005E3B4C">
          <w:rPr>
            <w:sz w:val="28"/>
          </w:rPr>
          <w:t>34</w:t>
        </w:r>
      </w:ins>
      <w:del w:id="1150" w:author="Eugene" w:date="2019-05-27T23:54:00Z">
        <w:r w:rsidR="00837CB7" w:rsidDel="00B8276E">
          <w:rPr>
            <w:sz w:val="28"/>
          </w:rPr>
          <w:delText>31</w:delText>
        </w:r>
      </w:del>
      <w:r w:rsidR="00837CB7">
        <w:rPr>
          <w:sz w:val="28"/>
        </w:rPr>
        <w:t xml:space="preserve"> </w:t>
      </w:r>
      <w:r w:rsidR="00837CB7">
        <w:rPr>
          <w:sz w:val="28"/>
        </w:rPr>
        <w:sym w:font="Symbol" w:char="F02D"/>
      </w:r>
      <w:r w:rsidR="00837CB7">
        <w:rPr>
          <w:sz w:val="28"/>
        </w:rPr>
        <w:t xml:space="preserve"> Переходные процессы контура положения</w:t>
      </w:r>
      <w:ins w:id="1151" w:author="Eugene" w:date="2019-05-27T23:18:00Z">
        <w:r w:rsidR="00DA0468" w:rsidRPr="00DA0468">
          <w:rPr>
            <w:sz w:val="28"/>
            <w:rPrChange w:id="1152" w:author="Eugene" w:date="2019-05-27T23:18:00Z">
              <w:rPr>
                <w:sz w:val="28"/>
                <w:lang w:val="en-US"/>
              </w:rPr>
            </w:rPrChange>
          </w:rPr>
          <w:t xml:space="preserve"> </w:t>
        </w:r>
        <w:r w:rsidR="00DA0468">
          <w:rPr>
            <w:sz w:val="28"/>
          </w:rPr>
          <w:t>при К</w:t>
        </w:r>
        <w:r w:rsidR="00DA0468" w:rsidRPr="00CF5417">
          <w:rPr>
            <w:sz w:val="28"/>
            <w:vertAlign w:val="subscript"/>
          </w:rPr>
          <w:t>1</w:t>
        </w:r>
        <w:r w:rsidR="00DA0468">
          <w:rPr>
            <w:sz w:val="28"/>
          </w:rPr>
          <w:t xml:space="preserve"> = 0,07</w:t>
        </w:r>
      </w:ins>
      <w:r w:rsidR="00173D99">
        <w:rPr>
          <w:sz w:val="28"/>
        </w:rPr>
        <w:t xml:space="preserve"> и </w:t>
      </w:r>
      <w:ins w:id="1153" w:author="Eugene" w:date="2019-05-28T20:34:00Z">
        <w:r w:rsidR="00173D99" w:rsidRPr="00173D99">
          <w:rPr>
            <w:position w:val="-10"/>
          </w:rPr>
          <w:object w:dxaOrig="740" w:dyaOrig="320" w14:anchorId="3C0F6EDD">
            <v:shape id="_x0000_i1230" type="#_x0000_t75" style="width:44.45pt;height:21.2pt" o:ole="">
              <v:imagedata r:id="rId369" o:title=""/>
            </v:shape>
            <o:OLEObject Type="Embed" ProgID="Equation.DSMT4" ShapeID="_x0000_i1230" DrawAspect="Content" ObjectID="_1670349545" r:id="rId373"/>
          </w:object>
        </w:r>
      </w:ins>
    </w:p>
    <w:p w14:paraId="3707A48C" w14:textId="2C8D8612" w:rsidR="009C0487" w:rsidRDefault="00947723" w:rsidP="009C4BB3">
      <w:pPr>
        <w:spacing w:after="160" w:line="360" w:lineRule="auto"/>
        <w:jc w:val="center"/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C5D2360" wp14:editId="37ECA615">
                <wp:simplePos x="0" y="0"/>
                <wp:positionH relativeFrom="margin">
                  <wp:posOffset>2606526</wp:posOffset>
                </wp:positionH>
                <wp:positionV relativeFrom="paragraph">
                  <wp:posOffset>3376353</wp:posOffset>
                </wp:positionV>
                <wp:extent cx="940402" cy="364638"/>
                <wp:effectExtent l="0" t="0" r="0" b="0"/>
                <wp:wrapNone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02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FE26E" w14:textId="4FB29FE9" w:rsidR="00B44055" w:rsidRPr="0012635E" w:rsidRDefault="00B44055" w:rsidP="00947723">
                            <w:pPr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lang w:val="en-US"/>
                              </w:rPr>
                              <w:t>t,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D2360" id="_x0000_s1042" type="#_x0000_t202" style="position:absolute;left:0;text-align:left;margin-left:205.25pt;margin-top:265.85pt;width:74.05pt;height:28.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" filled="f" stroked="f">
                <v:textbox>
                  <w:txbxContent>
                    <w:p w14:paraId="351FE26E" w14:textId="4FB29FE9" w:rsidR="00B44055" w:rsidRPr="0012635E" w:rsidRDefault="00B44055" w:rsidP="00947723">
                      <w:pPr>
                        <w:rPr>
                          <w:i/>
                          <w:sz w:val="36"/>
                        </w:rPr>
                      </w:pPr>
                      <w:r>
                        <w:rPr>
                          <w:i/>
                          <w:sz w:val="36"/>
                          <w:lang w:val="en-US"/>
                        </w:rPr>
                        <w:t>t,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4876">
        <w:pict w14:anchorId="1A51D962">
          <v:shape id="_x0000_i1231" type="#_x0000_t75" style="width:407.65pt;height:295.4pt">
            <v:imagedata r:id="rId374" o:title="Большой сигнал"/>
          </v:shape>
        </w:pict>
      </w:r>
    </w:p>
    <w:p w14:paraId="2CB3BADC" w14:textId="64F81765" w:rsidR="009C0487" w:rsidRDefault="009C0487" w:rsidP="009C0487">
      <w:pPr>
        <w:spacing w:after="160" w:line="360" w:lineRule="auto"/>
        <w:jc w:val="center"/>
      </w:pPr>
      <w:r w:rsidRPr="00D52C7B">
        <w:rPr>
          <w:sz w:val="28"/>
        </w:rPr>
        <w:t>Рис</w:t>
      </w:r>
      <w:r>
        <w:rPr>
          <w:sz w:val="28"/>
        </w:rPr>
        <w:t xml:space="preserve">унок </w:t>
      </w:r>
      <w:ins w:id="1154" w:author="Eugene" w:date="2019-05-27T23:54:00Z">
        <w:r>
          <w:rPr>
            <w:sz w:val="28"/>
          </w:rPr>
          <w:t>3</w:t>
        </w:r>
      </w:ins>
      <w:r>
        <w:rPr>
          <w:sz w:val="28"/>
        </w:rPr>
        <w:t>5</w:t>
      </w:r>
      <w:del w:id="1155" w:author="Eugene" w:date="2019-05-27T23:54:00Z">
        <w:r w:rsidDel="00B8276E">
          <w:rPr>
            <w:sz w:val="28"/>
          </w:rPr>
          <w:delText>31</w:delText>
        </w:r>
      </w:del>
      <w:r>
        <w:rPr>
          <w:sz w:val="28"/>
        </w:rPr>
        <w:t xml:space="preserve"> </w:t>
      </w:r>
      <w:r>
        <w:rPr>
          <w:sz w:val="28"/>
        </w:rPr>
        <w:sym w:font="Symbol" w:char="F02D"/>
      </w:r>
      <w:r>
        <w:rPr>
          <w:sz w:val="28"/>
        </w:rPr>
        <w:t xml:space="preserve"> Переходные процессы контура положения</w:t>
      </w:r>
      <w:ins w:id="1156" w:author="Eugene" w:date="2019-05-27T23:18:00Z">
        <w:r w:rsidRPr="00DA0468">
          <w:rPr>
            <w:sz w:val="28"/>
            <w:rPrChange w:id="1157" w:author="Eugene" w:date="2019-05-27T23:18:00Z">
              <w:rPr>
                <w:sz w:val="28"/>
                <w:lang w:val="en-US"/>
              </w:rPr>
            </w:rPrChange>
          </w:rPr>
          <w:t xml:space="preserve"> </w:t>
        </w:r>
        <w:r>
          <w:rPr>
            <w:sz w:val="28"/>
          </w:rPr>
          <w:t>при К</w:t>
        </w:r>
        <w:r w:rsidRPr="00CF5417">
          <w:rPr>
            <w:sz w:val="28"/>
            <w:vertAlign w:val="subscript"/>
          </w:rPr>
          <w:t>1</w:t>
        </w:r>
        <w:r>
          <w:rPr>
            <w:sz w:val="28"/>
          </w:rPr>
          <w:t xml:space="preserve"> = 0,07</w:t>
        </w:r>
      </w:ins>
      <w:r>
        <w:rPr>
          <w:sz w:val="28"/>
        </w:rPr>
        <w:t xml:space="preserve"> и </w:t>
      </w:r>
      <w:ins w:id="1158" w:author="Eugene" w:date="2019-05-28T20:34:00Z">
        <w:r w:rsidRPr="00173D99">
          <w:rPr>
            <w:position w:val="-10"/>
          </w:rPr>
          <w:object w:dxaOrig="820" w:dyaOrig="320" w14:anchorId="597305D6">
            <v:shape id="_x0000_i1232" type="#_x0000_t75" style="width:50.8pt;height:21.2pt" o:ole="">
              <v:imagedata r:id="rId375" o:title=""/>
            </v:shape>
            <o:OLEObject Type="Embed" ProgID="Equation.DSMT4" ShapeID="_x0000_i1232" DrawAspect="Content" ObjectID="_1670349546" r:id="rId376"/>
          </w:object>
        </w:r>
      </w:ins>
    </w:p>
    <w:p w14:paraId="13F92E54" w14:textId="77777777" w:rsidR="009C0487" w:rsidRPr="00DA0468" w:rsidRDefault="009C0487" w:rsidP="009C4BB3">
      <w:pPr>
        <w:spacing w:after="160" w:line="360" w:lineRule="auto"/>
        <w:jc w:val="center"/>
        <w:rPr>
          <w:sz w:val="28"/>
        </w:rPr>
      </w:pPr>
    </w:p>
    <w:p w14:paraId="34B62B88" w14:textId="467B835B" w:rsidR="003D5EE6" w:rsidRDefault="003D5EE6" w:rsidP="003D5EE6">
      <w:pPr>
        <w:spacing w:after="160" w:line="360" w:lineRule="auto"/>
        <w:ind w:firstLine="708"/>
        <w:jc w:val="both"/>
        <w:rPr>
          <w:sz w:val="28"/>
        </w:rPr>
      </w:pPr>
      <w:del w:id="1159" w:author="Eugene" w:date="2019-05-27T23:55:00Z">
        <w:r w:rsidDel="00B8276E">
          <w:rPr>
            <w:sz w:val="28"/>
          </w:rPr>
          <w:delText>На рисунке 3</w:delText>
        </w:r>
      </w:del>
      <w:del w:id="1160" w:author="Eugene" w:date="2019-05-27T23:54:00Z">
        <w:r w:rsidDel="00B8276E">
          <w:rPr>
            <w:sz w:val="28"/>
          </w:rPr>
          <w:delText>2</w:delText>
        </w:r>
      </w:del>
      <w:del w:id="1161" w:author="Eugene" w:date="2019-05-27T23:55:00Z">
        <w:r w:rsidDel="00B8276E">
          <w:rPr>
            <w:sz w:val="28"/>
          </w:rPr>
          <w:delText xml:space="preserve"> видно, что время переходного процесса скорректированной системы заметно меньше, чем у исходной. </w:delText>
        </w:r>
      </w:del>
      <w:r>
        <w:rPr>
          <w:sz w:val="28"/>
        </w:rPr>
        <w:t>В целом, синтез можно считать проведённым успешно.</w:t>
      </w:r>
      <w:r w:rsidR="002D72AD">
        <w:rPr>
          <w:sz w:val="28"/>
        </w:rPr>
        <w:t xml:space="preserve"> В таблице 3 приведены итоговые значения синтезированных регуляторов для обоих контуров.</w:t>
      </w:r>
      <w:r w:rsidR="00FC2BEC">
        <w:rPr>
          <w:sz w:val="28"/>
        </w:rPr>
        <w:t xml:space="preserve"> </w:t>
      </w:r>
    </w:p>
    <w:p w14:paraId="7B3F4D65" w14:textId="468914DA" w:rsidR="002D72AD" w:rsidRDefault="002D72AD" w:rsidP="002D72AD">
      <w:pPr>
        <w:spacing w:after="160" w:line="360" w:lineRule="auto"/>
        <w:ind w:firstLine="708"/>
        <w:jc w:val="right"/>
        <w:rPr>
          <w:sz w:val="28"/>
        </w:rPr>
      </w:pPr>
      <w:r>
        <w:rPr>
          <w:sz w:val="28"/>
        </w:rPr>
        <w:t>Таблица 3</w:t>
      </w:r>
    </w:p>
    <w:p w14:paraId="13F1BE19" w14:textId="3C1682D3" w:rsidR="002D72AD" w:rsidRDefault="002D72AD" w:rsidP="002D72AD">
      <w:pPr>
        <w:spacing w:after="160" w:line="360" w:lineRule="auto"/>
        <w:ind w:firstLine="708"/>
        <w:jc w:val="center"/>
        <w:rPr>
          <w:sz w:val="28"/>
        </w:rPr>
      </w:pPr>
      <w:r>
        <w:rPr>
          <w:sz w:val="28"/>
        </w:rPr>
        <w:t>Регуляторы локальных контуров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D72AD" w14:paraId="3AB143E3" w14:textId="77777777" w:rsidTr="002D72AD">
        <w:trPr>
          <w:trHeight w:hRule="exact" w:val="454"/>
        </w:trPr>
        <w:tc>
          <w:tcPr>
            <w:tcW w:w="9345" w:type="dxa"/>
            <w:gridSpan w:val="2"/>
          </w:tcPr>
          <w:p w14:paraId="13F86116" w14:textId="430EFF08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Контур марша</w:t>
            </w:r>
          </w:p>
        </w:tc>
      </w:tr>
      <w:tr w:rsidR="002D72AD" w14:paraId="304C2E05" w14:textId="77777777" w:rsidTr="002D72AD">
        <w:trPr>
          <w:trHeight w:hRule="exact" w:val="454"/>
        </w:trPr>
        <w:tc>
          <w:tcPr>
            <w:tcW w:w="4672" w:type="dxa"/>
          </w:tcPr>
          <w:p w14:paraId="3D862C76" w14:textId="315ABDFC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К1</w:t>
            </w:r>
          </w:p>
        </w:tc>
        <w:tc>
          <w:tcPr>
            <w:tcW w:w="4673" w:type="dxa"/>
          </w:tcPr>
          <w:p w14:paraId="5F649244" w14:textId="767BDE94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38,7</w:t>
            </w:r>
          </w:p>
        </w:tc>
      </w:tr>
      <w:tr w:rsidR="002D72AD" w14:paraId="0BA1BF56" w14:textId="77777777" w:rsidTr="002D72AD">
        <w:trPr>
          <w:trHeight w:hRule="exact" w:val="454"/>
        </w:trPr>
        <w:tc>
          <w:tcPr>
            <w:tcW w:w="4672" w:type="dxa"/>
          </w:tcPr>
          <w:p w14:paraId="758E3E32" w14:textId="01372B7E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К2</w:t>
            </w:r>
          </w:p>
        </w:tc>
        <w:tc>
          <w:tcPr>
            <w:tcW w:w="4673" w:type="dxa"/>
          </w:tcPr>
          <w:p w14:paraId="6CF4EFD5" w14:textId="0916D89E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16,7</w:t>
            </w:r>
          </w:p>
        </w:tc>
      </w:tr>
      <w:tr w:rsidR="002D72AD" w14:paraId="0D4AE86F" w14:textId="77777777" w:rsidTr="005756B8">
        <w:trPr>
          <w:trHeight w:hRule="exact" w:val="454"/>
        </w:trPr>
        <w:tc>
          <w:tcPr>
            <w:tcW w:w="9345" w:type="dxa"/>
            <w:gridSpan w:val="2"/>
          </w:tcPr>
          <w:p w14:paraId="4A7533A4" w14:textId="3C035F62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Контур курса</w:t>
            </w:r>
          </w:p>
        </w:tc>
      </w:tr>
      <w:tr w:rsidR="002D72AD" w14:paraId="70304883" w14:textId="77777777" w:rsidTr="002D72AD">
        <w:trPr>
          <w:trHeight w:hRule="exact" w:val="454"/>
        </w:trPr>
        <w:tc>
          <w:tcPr>
            <w:tcW w:w="4672" w:type="dxa"/>
          </w:tcPr>
          <w:p w14:paraId="12D38635" w14:textId="066AA156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К1</w:t>
            </w:r>
          </w:p>
        </w:tc>
        <w:tc>
          <w:tcPr>
            <w:tcW w:w="4673" w:type="dxa"/>
          </w:tcPr>
          <w:p w14:paraId="57D06144" w14:textId="5A2D63C6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0,07</w:t>
            </w:r>
          </w:p>
        </w:tc>
      </w:tr>
      <w:tr w:rsidR="002D72AD" w14:paraId="0A1ABBAF" w14:textId="77777777" w:rsidTr="002D72AD">
        <w:trPr>
          <w:trHeight w:hRule="exact" w:val="454"/>
        </w:trPr>
        <w:tc>
          <w:tcPr>
            <w:tcW w:w="4672" w:type="dxa"/>
          </w:tcPr>
          <w:p w14:paraId="21D9FEBA" w14:textId="43BC25ED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К2</w:t>
            </w:r>
          </w:p>
        </w:tc>
        <w:tc>
          <w:tcPr>
            <w:tcW w:w="4673" w:type="dxa"/>
          </w:tcPr>
          <w:p w14:paraId="430DF91E" w14:textId="2407CC17" w:rsidR="002D72AD" w:rsidRDefault="002D72AD" w:rsidP="002D72AD">
            <w:pPr>
              <w:spacing w:after="16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0,0569</w:t>
            </w:r>
          </w:p>
        </w:tc>
      </w:tr>
    </w:tbl>
    <w:p w14:paraId="405ED35F" w14:textId="77777777" w:rsidR="002D72AD" w:rsidRDefault="002D72AD" w:rsidP="002D72AD">
      <w:pPr>
        <w:spacing w:after="160" w:line="360" w:lineRule="auto"/>
        <w:ind w:firstLine="708"/>
        <w:jc w:val="center"/>
        <w:rPr>
          <w:sz w:val="28"/>
        </w:rPr>
      </w:pPr>
    </w:p>
    <w:p w14:paraId="27A747DE" w14:textId="5833787C" w:rsidR="009B55DE" w:rsidRPr="009B55DE" w:rsidRDefault="00612513" w:rsidP="009B55DE">
      <w:pPr>
        <w:pStyle w:val="1"/>
        <w:rPr>
          <w:rFonts w:ascii="Times New Roman" w:hAnsi="Times New Roman" w:cs="Times New Roman"/>
          <w:b/>
          <w:color w:val="auto"/>
        </w:rPr>
      </w:pPr>
      <w:bookmarkStart w:id="1162" w:name="_Toc9974284"/>
      <w:r>
        <w:rPr>
          <w:rFonts w:ascii="Times New Roman" w:hAnsi="Times New Roman" w:cs="Times New Roman"/>
          <w:b/>
          <w:color w:val="auto"/>
        </w:rPr>
        <w:t>2</w:t>
      </w:r>
      <w:r w:rsidR="009B55DE" w:rsidRPr="009B55DE">
        <w:rPr>
          <w:rFonts w:ascii="Times New Roman" w:hAnsi="Times New Roman" w:cs="Times New Roman"/>
          <w:b/>
          <w:color w:val="auto"/>
        </w:rPr>
        <w:t>. Анализ метода постоянного угла упреждения</w:t>
      </w:r>
      <w:bookmarkEnd w:id="1162"/>
    </w:p>
    <w:p w14:paraId="515D8023" w14:textId="77777777" w:rsidR="00FC2BEC" w:rsidRDefault="00FC2BEC">
      <w:pPr>
        <w:spacing w:after="160" w:line="259" w:lineRule="auto"/>
        <w:rPr>
          <w:b/>
        </w:rPr>
      </w:pPr>
    </w:p>
    <w:p w14:paraId="2623C5AF" w14:textId="48A23360" w:rsidR="00797EF9" w:rsidRDefault="00FC2BEC" w:rsidP="00FC2BEC">
      <w:pPr>
        <w:spacing w:after="160" w:line="360" w:lineRule="auto"/>
        <w:jc w:val="both"/>
        <w:rPr>
          <w:sz w:val="28"/>
        </w:rPr>
      </w:pPr>
      <w:r>
        <w:rPr>
          <w:b/>
        </w:rPr>
        <w:tab/>
      </w:r>
      <w:r>
        <w:rPr>
          <w:sz w:val="28"/>
        </w:rPr>
        <w:t xml:space="preserve">Для организации следования АНПА заданной траектории будем использовать два локальных контура – контуры марша и курса с введёнными ранее регуляторами. В НИРС </w:t>
      </w:r>
      <w:r w:rsidRPr="00FC2BEC">
        <w:rPr>
          <w:sz w:val="28"/>
        </w:rPr>
        <w:t>[</w:t>
      </w:r>
      <w:r w:rsidR="0026245C">
        <w:rPr>
          <w:sz w:val="28"/>
        </w:rPr>
        <w:t>12</w:t>
      </w:r>
      <w:r w:rsidRPr="00FC2BEC">
        <w:rPr>
          <w:sz w:val="28"/>
        </w:rPr>
        <w:t xml:space="preserve">] </w:t>
      </w:r>
      <w:r>
        <w:rPr>
          <w:sz w:val="28"/>
        </w:rPr>
        <w:t xml:space="preserve">было выявлено, что наибольшую точность выдерживания заданной траектории обеспечивает алгоритм постоянного угла упреждения </w:t>
      </w:r>
      <w:r w:rsidRPr="00FC2BEC">
        <w:rPr>
          <w:sz w:val="28"/>
        </w:rPr>
        <w:t>[</w:t>
      </w:r>
      <w:r w:rsidR="0026245C">
        <w:rPr>
          <w:sz w:val="28"/>
        </w:rPr>
        <w:t>13</w:t>
      </w:r>
      <w:r w:rsidRPr="00FC2BEC">
        <w:rPr>
          <w:sz w:val="28"/>
        </w:rPr>
        <w:t>]</w:t>
      </w:r>
      <w:r>
        <w:rPr>
          <w:sz w:val="28"/>
        </w:rPr>
        <w:t>.</w:t>
      </w:r>
    </w:p>
    <w:p w14:paraId="0C69964C" w14:textId="1EB1EBA4" w:rsidR="00797EF9" w:rsidRDefault="00797EF9" w:rsidP="005B2063">
      <w:pPr>
        <w:spacing w:after="160" w:line="360" w:lineRule="auto"/>
        <w:ind w:firstLine="708"/>
        <w:jc w:val="both"/>
        <w:rPr>
          <w:sz w:val="28"/>
        </w:rPr>
      </w:pPr>
      <w:r>
        <w:rPr>
          <w:sz w:val="28"/>
        </w:rPr>
        <w:t>Введём две системы координат: одну жёстко свяжем с ПА, другую – с обследуемой акваторией. Центр системы координат (СК) О</w:t>
      </w:r>
      <w:r>
        <w:rPr>
          <w:sz w:val="28"/>
          <w:vertAlign w:val="subscript"/>
        </w:rPr>
        <w:t>А</w:t>
      </w:r>
      <w:r>
        <w:rPr>
          <w:sz w:val="28"/>
        </w:rPr>
        <w:t>Х</w:t>
      </w:r>
      <w:r>
        <w:rPr>
          <w:sz w:val="28"/>
          <w:vertAlign w:val="subscript"/>
        </w:rPr>
        <w:t>А</w:t>
      </w:r>
      <w:r>
        <w:rPr>
          <w:sz w:val="28"/>
          <w:lang w:val="en-US"/>
        </w:rPr>
        <w:t>Y</w:t>
      </w:r>
      <w:r w:rsidRPr="00264BFE">
        <w:rPr>
          <w:sz w:val="28"/>
          <w:vertAlign w:val="subscript"/>
          <w:lang w:val="en-US"/>
        </w:rPr>
        <w:t>A</w:t>
      </w:r>
      <w:r>
        <w:rPr>
          <w:sz w:val="28"/>
          <w:lang w:val="en-US"/>
        </w:rPr>
        <w:t>Z</w:t>
      </w:r>
      <w:r w:rsidRPr="00264BFE">
        <w:rPr>
          <w:sz w:val="28"/>
          <w:vertAlign w:val="subscript"/>
          <w:lang w:val="en-US"/>
        </w:rPr>
        <w:t>A</w:t>
      </w:r>
      <w:r>
        <w:rPr>
          <w:sz w:val="28"/>
        </w:rPr>
        <w:t>,</w:t>
      </w:r>
      <w:r>
        <w:rPr>
          <w:sz w:val="28"/>
          <w:vertAlign w:val="subscript"/>
        </w:rPr>
        <w:t xml:space="preserve"> </w:t>
      </w:r>
      <w:r>
        <w:rPr>
          <w:sz w:val="28"/>
        </w:rPr>
        <w:t>жёстко связанной с ПА, расположен в центре масс аппарата. Оси данной СК расположены следующим образом: ось О</w:t>
      </w:r>
      <w:ins w:id="1163" w:author="Eugene" w:date="2019-05-28T21:33:00Z">
        <w:r w:rsidR="008750F7" w:rsidRPr="008750F7">
          <w:rPr>
            <w:sz w:val="28"/>
            <w:vertAlign w:val="subscript"/>
            <w:rPrChange w:id="1164" w:author="Eugene" w:date="2019-05-28T21:33:00Z">
              <w:rPr>
                <w:sz w:val="28"/>
              </w:rPr>
            </w:rPrChange>
          </w:rPr>
          <w:t>А</w:t>
        </w:r>
      </w:ins>
      <w:r>
        <w:rPr>
          <w:sz w:val="28"/>
        </w:rPr>
        <w:t>Х</w:t>
      </w:r>
      <w:r>
        <w:rPr>
          <w:sz w:val="28"/>
          <w:vertAlign w:val="subscript"/>
        </w:rPr>
        <w:t>А</w:t>
      </w:r>
      <w:r>
        <w:rPr>
          <w:sz w:val="28"/>
        </w:rPr>
        <w:t xml:space="preserve"> направлена к носу аппарата, </w:t>
      </w:r>
      <w:r>
        <w:rPr>
          <w:sz w:val="28"/>
          <w:lang w:val="en-US"/>
        </w:rPr>
        <w:t>O</w:t>
      </w:r>
      <w:ins w:id="1165" w:author="Eugene" w:date="2019-05-28T21:33:00Z">
        <w:r w:rsidR="008750F7" w:rsidRPr="00A06CBF">
          <w:rPr>
            <w:sz w:val="28"/>
            <w:vertAlign w:val="subscript"/>
          </w:rPr>
          <w:t>А</w:t>
        </w:r>
      </w:ins>
      <w:r>
        <w:rPr>
          <w:sz w:val="28"/>
          <w:lang w:val="en-US"/>
        </w:rPr>
        <w:t>Y</w:t>
      </w:r>
      <w:r w:rsidRPr="00264BFE">
        <w:rPr>
          <w:sz w:val="28"/>
          <w:vertAlign w:val="subscript"/>
          <w:lang w:val="en-US"/>
        </w:rPr>
        <w:t>A</w:t>
      </w:r>
      <w:r w:rsidRPr="00264BFE">
        <w:rPr>
          <w:sz w:val="28"/>
        </w:rPr>
        <w:t xml:space="preserve"> – </w:t>
      </w:r>
      <w:r>
        <w:rPr>
          <w:sz w:val="28"/>
        </w:rPr>
        <w:t xml:space="preserve">вверх, </w:t>
      </w:r>
      <w:r>
        <w:rPr>
          <w:sz w:val="28"/>
          <w:lang w:val="en-US"/>
        </w:rPr>
        <w:t>O</w:t>
      </w:r>
      <w:ins w:id="1166" w:author="Eugene" w:date="2019-05-28T21:33:00Z">
        <w:r w:rsidR="008750F7" w:rsidRPr="00A06CBF">
          <w:rPr>
            <w:sz w:val="28"/>
            <w:vertAlign w:val="subscript"/>
          </w:rPr>
          <w:t>А</w:t>
        </w:r>
      </w:ins>
      <w:r>
        <w:rPr>
          <w:sz w:val="28"/>
          <w:lang w:val="en-US"/>
        </w:rPr>
        <w:t>Z</w:t>
      </w:r>
      <w:r w:rsidRPr="00264BFE">
        <w:rPr>
          <w:sz w:val="28"/>
          <w:vertAlign w:val="subscript"/>
          <w:lang w:val="en-US"/>
        </w:rPr>
        <w:t>A</w:t>
      </w:r>
      <w:r w:rsidRPr="00264BFE">
        <w:rPr>
          <w:sz w:val="28"/>
        </w:rPr>
        <w:t xml:space="preserve"> – </w:t>
      </w:r>
      <w:r>
        <w:rPr>
          <w:sz w:val="28"/>
        </w:rPr>
        <w:t xml:space="preserve">на правый борт. Система координат </w:t>
      </w:r>
      <w:r>
        <w:rPr>
          <w:sz w:val="28"/>
          <w:lang w:val="en-US"/>
        </w:rPr>
        <w:t>OXZ</w:t>
      </w:r>
      <w:r>
        <w:rPr>
          <w:sz w:val="28"/>
        </w:rPr>
        <w:t xml:space="preserve"> - неподвижная, связанная с обследуемой акваторией</w:t>
      </w:r>
      <w:r w:rsidRPr="00264BFE">
        <w:rPr>
          <w:sz w:val="28"/>
        </w:rPr>
        <w:t xml:space="preserve"> </w:t>
      </w:r>
      <w:r>
        <w:rPr>
          <w:sz w:val="28"/>
        </w:rPr>
        <w:t>и располагающаяся горизонтально, показана на рисунке</w:t>
      </w:r>
      <w:r w:rsidR="005B2063">
        <w:rPr>
          <w:sz w:val="28"/>
        </w:rPr>
        <w:t xml:space="preserve"> 3</w:t>
      </w:r>
      <w:r w:rsidR="003035CB" w:rsidRPr="003035CB">
        <w:rPr>
          <w:sz w:val="28"/>
        </w:rPr>
        <w:t>6</w:t>
      </w:r>
      <w:del w:id="1167" w:author="Eugene" w:date="2019-05-27T23:58:00Z">
        <w:r w:rsidR="005B2063" w:rsidDel="00863B53">
          <w:rPr>
            <w:sz w:val="28"/>
          </w:rPr>
          <w:delText>2</w:delText>
        </w:r>
      </w:del>
      <w:r>
        <w:rPr>
          <w:sz w:val="28"/>
        </w:rPr>
        <w:t>. Цент</w:t>
      </w:r>
      <w:r w:rsidR="003035CB">
        <w:rPr>
          <w:sz w:val="28"/>
        </w:rPr>
        <w:t>р</w:t>
      </w:r>
      <w:r>
        <w:rPr>
          <w:sz w:val="28"/>
        </w:rPr>
        <w:t xml:space="preserve"> этой СК – точка начала поисковых работ в </w:t>
      </w:r>
      <w:r>
        <w:rPr>
          <w:sz w:val="28"/>
        </w:rPr>
        <w:lastRenderedPageBreak/>
        <w:t xml:space="preserve">исследуемой акватории.  </w:t>
      </w:r>
      <w:r w:rsidR="00C140BF">
        <w:rPr>
          <w:sz w:val="28"/>
        </w:rPr>
        <w:t>Текущий у</w:t>
      </w:r>
      <w:r>
        <w:rPr>
          <w:sz w:val="28"/>
        </w:rPr>
        <w:t xml:space="preserve">гол курса АНПА </w:t>
      </w:r>
      <w:r w:rsidR="008750F7" w:rsidRPr="004B6FE6">
        <w:rPr>
          <w:position w:val="-12"/>
        </w:rPr>
        <w:object w:dxaOrig="320" w:dyaOrig="360" w14:anchorId="076E7DE1">
          <v:shape id="_x0000_i1233" type="#_x0000_t75" style="width:21.2pt;height:22.25pt" o:ole="">
            <v:imagedata r:id="rId377" o:title=""/>
          </v:shape>
          <o:OLEObject Type="Embed" ProgID="Equation.DSMT4" ShapeID="_x0000_i1233" DrawAspect="Content" ObjectID="_1670349547" r:id="rId378"/>
        </w:object>
      </w:r>
      <w:r>
        <w:rPr>
          <w:sz w:val="28"/>
        </w:rPr>
        <w:t>- угол между осями О</w:t>
      </w:r>
      <w:ins w:id="1168" w:author="Eugene" w:date="2019-05-28T21:33:00Z">
        <w:r w:rsidR="008750F7" w:rsidRPr="00A06CBF">
          <w:rPr>
            <w:sz w:val="28"/>
            <w:vertAlign w:val="subscript"/>
          </w:rPr>
          <w:t>А</w:t>
        </w:r>
      </w:ins>
      <w:r>
        <w:rPr>
          <w:sz w:val="28"/>
        </w:rPr>
        <w:t>Х</w:t>
      </w:r>
      <w:r>
        <w:rPr>
          <w:sz w:val="28"/>
          <w:vertAlign w:val="subscript"/>
        </w:rPr>
        <w:t>А</w:t>
      </w:r>
      <w:r>
        <w:rPr>
          <w:sz w:val="28"/>
        </w:rPr>
        <w:t xml:space="preserve"> и ОХ.</w:t>
      </w:r>
    </w:p>
    <w:p w14:paraId="265776B4" w14:textId="59BB1A2B" w:rsidR="00797EF9" w:rsidRDefault="001C4876" w:rsidP="00797EF9">
      <w:pPr>
        <w:spacing w:after="160" w:line="360" w:lineRule="auto"/>
        <w:jc w:val="center"/>
        <w:rPr>
          <w:sz w:val="28"/>
        </w:rPr>
      </w:pPr>
      <w:r>
        <w:rPr>
          <w:noProof/>
          <w:sz w:val="28"/>
        </w:rPr>
        <w:pict w14:anchorId="2543E2B0">
          <v:shape id="_x0000_i1234" type="#_x0000_t75" style="width:218.1pt;height:246.7pt">
            <v:imagedata r:id="rId379" o:title="Система координат" croptop="2963f" cropbottom="1352f"/>
          </v:shape>
        </w:pict>
      </w:r>
    </w:p>
    <w:p w14:paraId="0471A95E" w14:textId="48EEC3C2" w:rsidR="00797EF9" w:rsidRDefault="005B2063" w:rsidP="00797EF9">
      <w:pPr>
        <w:spacing w:after="160" w:line="259" w:lineRule="auto"/>
        <w:jc w:val="center"/>
        <w:rPr>
          <w:sz w:val="28"/>
        </w:rPr>
      </w:pPr>
      <w:r>
        <w:rPr>
          <w:sz w:val="28"/>
        </w:rPr>
        <w:t>Рисунок 3</w:t>
      </w:r>
      <w:r w:rsidR="003035CB" w:rsidRPr="003035CB">
        <w:rPr>
          <w:sz w:val="28"/>
        </w:rPr>
        <w:t>6</w:t>
      </w:r>
      <w:del w:id="1169" w:author="Eugene" w:date="2019-05-27T23:58:00Z">
        <w:r w:rsidDel="00863B53">
          <w:rPr>
            <w:sz w:val="28"/>
          </w:rPr>
          <w:delText>2</w:delText>
        </w:r>
      </w:del>
      <w:r w:rsidR="00797EF9">
        <w:rPr>
          <w:sz w:val="28"/>
        </w:rPr>
        <w:t xml:space="preserve"> – Положение осей выбранных систем координат</w:t>
      </w:r>
    </w:p>
    <w:p w14:paraId="3583038C" w14:textId="77777777" w:rsidR="00797EF9" w:rsidRDefault="00797EF9" w:rsidP="00FC2BEC">
      <w:pPr>
        <w:spacing w:after="160" w:line="360" w:lineRule="auto"/>
        <w:jc w:val="both"/>
        <w:rPr>
          <w:sz w:val="28"/>
        </w:rPr>
      </w:pPr>
    </w:p>
    <w:p w14:paraId="051D8991" w14:textId="4B931EE4" w:rsidR="00797EF9" w:rsidRPr="00824EA7" w:rsidRDefault="00797EF9" w:rsidP="004F118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данном методе скорректированный угол курса ПА (</w:t>
      </w:r>
      <w:r w:rsidRPr="00516A35">
        <w:rPr>
          <w:position w:val="-12"/>
        </w:rPr>
        <w:object w:dxaOrig="499" w:dyaOrig="360" w14:anchorId="76BBBB29">
          <v:shape id="_x0000_i1235" type="#_x0000_t75" style="width:33.9pt;height:22.25pt" o:ole="">
            <v:imagedata r:id="rId380" o:title=""/>
          </v:shape>
          <o:OLEObject Type="Embed" ProgID="Equation.DSMT4" ShapeID="_x0000_i1235" DrawAspect="Content" ObjectID="_1670349548" r:id="rId381"/>
        </w:object>
      </w:r>
      <w:r>
        <w:rPr>
          <w:sz w:val="28"/>
        </w:rPr>
        <w:t xml:space="preserve">на рис. </w:t>
      </w:r>
      <w:r w:rsidR="00D73C24">
        <w:rPr>
          <w:sz w:val="28"/>
        </w:rPr>
        <w:t>3</w:t>
      </w:r>
      <w:r w:rsidR="003035CB">
        <w:rPr>
          <w:sz w:val="28"/>
        </w:rPr>
        <w:t>7</w:t>
      </w:r>
      <w:del w:id="1170" w:author="Eugene" w:date="2019-05-27T23:58:00Z">
        <w:r w:rsidDel="00863B53">
          <w:rPr>
            <w:sz w:val="28"/>
          </w:rPr>
          <w:delText>3</w:delText>
        </w:r>
      </w:del>
      <w:r>
        <w:rPr>
          <w:sz w:val="28"/>
        </w:rPr>
        <w:t xml:space="preserve">) принимается равным </w:t>
      </w:r>
      <w:r w:rsidR="00C140BF">
        <w:rPr>
          <w:sz w:val="28"/>
        </w:rPr>
        <w:t>заданному</w:t>
      </w:r>
      <w:r>
        <w:rPr>
          <w:sz w:val="28"/>
        </w:rPr>
        <w:t xml:space="preserve"> углу </w:t>
      </w:r>
      <w:r w:rsidR="001D0D8E" w:rsidRPr="00872A0B">
        <w:rPr>
          <w:position w:val="-12"/>
        </w:rPr>
        <w:object w:dxaOrig="320" w:dyaOrig="360" w14:anchorId="1B081034">
          <v:shape id="_x0000_i1236" type="#_x0000_t75" style="width:21.2pt;height:24.35pt" o:ole="">
            <v:imagedata r:id="rId382" o:title=""/>
          </v:shape>
          <o:OLEObject Type="Embed" ProgID="Equation.DSMT4" ShapeID="_x0000_i1236" DrawAspect="Content" ObjectID="_1670349549" r:id="rId383"/>
        </w:object>
      </w:r>
      <w:r>
        <w:t xml:space="preserve"> </w:t>
      </w:r>
      <w:r>
        <w:rPr>
          <w:sz w:val="28"/>
        </w:rPr>
        <w:t xml:space="preserve">между радиус-вектором, направленным из центра масс ПА в точку-цель и осью </w:t>
      </w:r>
      <w:r>
        <w:rPr>
          <w:sz w:val="28"/>
          <w:lang w:val="en-US"/>
        </w:rPr>
        <w:t>O</w:t>
      </w:r>
      <w:ins w:id="1171" w:author="Eugene" w:date="2019-05-28T21:33:00Z">
        <w:r w:rsidR="00343AF0" w:rsidRPr="00A06CBF">
          <w:rPr>
            <w:sz w:val="28"/>
            <w:vertAlign w:val="subscript"/>
          </w:rPr>
          <w:t>А</w:t>
        </w:r>
      </w:ins>
      <w:r>
        <w:rPr>
          <w:sz w:val="28"/>
          <w:lang w:val="en-US"/>
        </w:rPr>
        <w:t>X</w:t>
      </w:r>
      <w:r w:rsidRPr="00E87B2A">
        <w:rPr>
          <w:sz w:val="28"/>
          <w:vertAlign w:val="subscript"/>
          <w:lang w:val="en-US"/>
        </w:rPr>
        <w:t>A</w:t>
      </w:r>
      <w:r>
        <w:rPr>
          <w:sz w:val="28"/>
        </w:rPr>
        <w:t xml:space="preserve">, уменьшенному или увеличенному на определённую величину </w:t>
      </w:r>
      <w:r w:rsidRPr="00824EA7">
        <w:rPr>
          <w:position w:val="-10"/>
        </w:rPr>
        <w:object w:dxaOrig="240" w:dyaOrig="320" w14:anchorId="1F625B8E">
          <v:shape id="_x0000_i1237" type="#_x0000_t75" style="width:14.8pt;height:21.2pt" o:ole="">
            <v:imagedata r:id="rId384" o:title=""/>
          </v:shape>
          <o:OLEObject Type="Embed" ProgID="Equation.DSMT4" ShapeID="_x0000_i1237" DrawAspect="Content" ObjectID="_1670349550" r:id="rId385"/>
        </w:object>
      </w:r>
      <w:r>
        <w:t xml:space="preserve">, </w:t>
      </w:r>
      <w:r>
        <w:rPr>
          <w:sz w:val="28"/>
        </w:rPr>
        <w:t xml:space="preserve">называемую углом упреждения. Таким образом, </w:t>
      </w:r>
    </w:p>
    <w:p w14:paraId="59332A9C" w14:textId="77777777" w:rsidR="00797EF9" w:rsidRPr="00FD5BCF" w:rsidRDefault="008750F7" w:rsidP="00797EF9">
      <w:pPr>
        <w:rPr>
          <w:sz w:val="28"/>
        </w:rPr>
      </w:pPr>
      <w:r w:rsidRPr="00C138E9">
        <w:rPr>
          <w:position w:val="-32"/>
        </w:rPr>
        <w:object w:dxaOrig="2799" w:dyaOrig="760" w14:anchorId="1B5F2710">
          <v:shape id="_x0000_i1238" type="#_x0000_t75" style="width:195.9pt;height:50.8pt" o:ole="">
            <v:imagedata r:id="rId386" o:title=""/>
          </v:shape>
          <o:OLEObject Type="Embed" ProgID="Equation.DSMT4" ShapeID="_x0000_i1238" DrawAspect="Content" ObjectID="_1670349551" r:id="rId387"/>
        </w:object>
      </w:r>
      <w:r w:rsidR="00797EF9">
        <w:rPr>
          <w:sz w:val="28"/>
        </w:rPr>
        <w:t>.</w:t>
      </w:r>
    </w:p>
    <w:p w14:paraId="1AF67F96" w14:textId="55E0397D" w:rsidR="00797EF9" w:rsidRPr="00504C3D" w:rsidRDefault="001C4876" w:rsidP="00797EF9">
      <w:pPr>
        <w:spacing w:after="160" w:line="259" w:lineRule="auto"/>
        <w:jc w:val="center"/>
        <w:rPr>
          <w:lang w:val="en-US"/>
        </w:rPr>
      </w:pPr>
      <w:del w:id="1172" w:author="Eugene" w:date="2019-05-28T21:32:00Z">
        <w:r>
          <w:rPr>
            <w:noProof/>
          </w:rPr>
          <w:lastRenderedPageBreak/>
          <w:pict w14:anchorId="128388A4">
            <v:shape id="_x0000_i1239" type="#_x0000_t75" style="width:469.05pt;height:261.55pt">
              <v:imagedata r:id="rId388" o:title="Схема метода постоянного угла упреждения"/>
            </v:shape>
          </w:pict>
        </w:r>
      </w:del>
      <w:ins w:id="1173" w:author="Eugene" w:date="2019-05-28T21:32:00Z">
        <w:r>
          <w:rPr>
            <w:noProof/>
          </w:rPr>
          <w:pict w14:anchorId="006C8E74">
            <v:shape id="_x0000_i1240" type="#_x0000_t75" style="width:466.95pt;height:268.95pt">
              <v:imagedata r:id="rId389" o:title="Метод упреждения"/>
            </v:shape>
          </w:pict>
        </w:r>
      </w:ins>
    </w:p>
    <w:p w14:paraId="7D8959F5" w14:textId="4E61126D" w:rsidR="00797EF9" w:rsidRPr="00CE0DF9" w:rsidRDefault="00797EF9" w:rsidP="00797EF9">
      <w:pPr>
        <w:spacing w:after="160"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del w:id="1174" w:author="Eugene" w:date="2019-05-28T21:29:00Z">
        <w:r w:rsidR="00D73C24" w:rsidDel="008750F7">
          <w:rPr>
            <w:sz w:val="28"/>
          </w:rPr>
          <w:delText>3</w:delText>
        </w:r>
      </w:del>
      <w:ins w:id="1175" w:author="Eugene" w:date="2019-05-27T23:58:00Z">
        <w:r w:rsidR="001D0D8E">
          <w:rPr>
            <w:sz w:val="28"/>
          </w:rPr>
          <w:t>3</w:t>
        </w:r>
      </w:ins>
      <w:r w:rsidR="003035CB">
        <w:rPr>
          <w:sz w:val="28"/>
        </w:rPr>
        <w:t>7</w:t>
      </w:r>
      <w:del w:id="1176" w:author="Eugene" w:date="2019-05-27T23:58:00Z">
        <w:r w:rsidDel="00863B53">
          <w:rPr>
            <w:sz w:val="28"/>
          </w:rPr>
          <w:delText>3</w:delText>
        </w:r>
      </w:del>
      <w:r>
        <w:rPr>
          <w:sz w:val="28"/>
        </w:rPr>
        <w:t xml:space="preserve"> – Определение угла курса при наведении по методу постоянного угла упреждения</w:t>
      </w:r>
    </w:p>
    <w:p w14:paraId="7E2BF0A4" w14:textId="1D5DF6FE" w:rsidR="00797EF9" w:rsidRDefault="00797EF9" w:rsidP="00797EF9">
      <w:pPr>
        <w:spacing w:after="160" w:line="360" w:lineRule="auto"/>
        <w:jc w:val="both"/>
      </w:pPr>
      <w:r>
        <w:rPr>
          <w:sz w:val="28"/>
        </w:rPr>
        <w:tab/>
        <w:t>Сам угол упреждения подбирается по результатам моделирования.</w:t>
      </w:r>
      <w:r w:rsidR="00266008">
        <w:rPr>
          <w:sz w:val="28"/>
        </w:rPr>
        <w:t xml:space="preserve"> В </w:t>
      </w:r>
      <w:r w:rsidR="00266008" w:rsidRPr="00266008">
        <w:rPr>
          <w:sz w:val="28"/>
        </w:rPr>
        <w:t>[</w:t>
      </w:r>
      <w:r w:rsidR="00266008">
        <w:rPr>
          <w:sz w:val="28"/>
        </w:rPr>
        <w:t>18</w:t>
      </w:r>
      <w:r w:rsidR="00266008" w:rsidRPr="00266008">
        <w:rPr>
          <w:sz w:val="28"/>
        </w:rPr>
        <w:t xml:space="preserve">] </w:t>
      </w:r>
      <w:r w:rsidR="00266008">
        <w:rPr>
          <w:sz w:val="28"/>
        </w:rPr>
        <w:t>было выяснено, что наибольшая точность следования траектории достигается при</w:t>
      </w:r>
      <w:r>
        <w:rPr>
          <w:sz w:val="28"/>
        </w:rPr>
        <w:t xml:space="preserve"> </w:t>
      </w:r>
      <w:r w:rsidR="00266008" w:rsidRPr="00824EA7">
        <w:rPr>
          <w:position w:val="-10"/>
        </w:rPr>
        <w:object w:dxaOrig="880" w:dyaOrig="320" w14:anchorId="04435720">
          <v:shape id="_x0000_i1241" type="#_x0000_t75" style="width:57.2pt;height:21.2pt" o:ole="">
            <v:imagedata r:id="rId390" o:title=""/>
          </v:shape>
          <o:OLEObject Type="Embed" ProgID="Equation.DSMT4" ShapeID="_x0000_i1241" DrawAspect="Content" ObjectID="_1670349552" r:id="rId391"/>
        </w:object>
      </w:r>
      <w:r>
        <w:t xml:space="preserve"> </w:t>
      </w:r>
      <w:r w:rsidR="00A65815">
        <w:rPr>
          <w:sz w:val="28"/>
        </w:rPr>
        <w:t>в условиях течения вдоль оси О</w:t>
      </w:r>
      <w:r w:rsidR="003035CB">
        <w:rPr>
          <w:sz w:val="28"/>
          <w:lang w:val="en-US"/>
        </w:rPr>
        <w:t>Z</w:t>
      </w:r>
      <w:r w:rsidR="00A65815" w:rsidRPr="00A65815">
        <w:rPr>
          <w:sz w:val="28"/>
        </w:rPr>
        <w:t xml:space="preserve"> </w:t>
      </w:r>
      <w:r w:rsidR="00A65815">
        <w:rPr>
          <w:sz w:val="28"/>
        </w:rPr>
        <w:t>со скоростью</w:t>
      </w:r>
      <w:r>
        <w:rPr>
          <w:sz w:val="28"/>
        </w:rPr>
        <w:t xml:space="preserve"> </w:t>
      </w:r>
      <w:r w:rsidRPr="008E20CE">
        <w:rPr>
          <w:position w:val="-12"/>
        </w:rPr>
        <w:object w:dxaOrig="1120" w:dyaOrig="360" w14:anchorId="26722C63">
          <v:shape id="_x0000_i1242" type="#_x0000_t75" style="width:79.4pt;height:22.25pt" o:ole="">
            <v:imagedata r:id="rId392" o:title=""/>
          </v:shape>
          <o:OLEObject Type="Embed" ProgID="Equation.DSMT4" ShapeID="_x0000_i1242" DrawAspect="Content" ObjectID="_1670349553" r:id="rId393"/>
        </w:object>
      </w:r>
      <w:r>
        <w:rPr>
          <w:sz w:val="28"/>
        </w:rPr>
        <w:t xml:space="preserve"> м/с</w:t>
      </w:r>
      <w:r w:rsidR="001067A2">
        <w:rPr>
          <w:sz w:val="28"/>
        </w:rPr>
        <w:t xml:space="preserve"> (см. рис. 3</w:t>
      </w:r>
      <w:r w:rsidR="003035CB">
        <w:rPr>
          <w:sz w:val="28"/>
        </w:rPr>
        <w:t>8</w:t>
      </w:r>
      <w:del w:id="1177" w:author="Eugene" w:date="2019-05-27T23:58:00Z">
        <w:r w:rsidR="001067A2" w:rsidDel="00863B53">
          <w:rPr>
            <w:sz w:val="28"/>
          </w:rPr>
          <w:delText>4</w:delText>
        </w:r>
      </w:del>
      <w:r w:rsidR="001067A2">
        <w:rPr>
          <w:sz w:val="28"/>
        </w:rPr>
        <w:t>)</w:t>
      </w:r>
      <w:r>
        <w:t>.</w:t>
      </w:r>
    </w:p>
    <w:p w14:paraId="057EBC7C" w14:textId="3226CE5A" w:rsidR="001067A2" w:rsidRDefault="001C4876" w:rsidP="00797EF9">
      <w:pPr>
        <w:spacing w:after="160" w:line="360" w:lineRule="auto"/>
        <w:jc w:val="both"/>
      </w:pPr>
      <w:r>
        <w:lastRenderedPageBreak/>
        <w:pict w14:anchorId="202EEE97">
          <v:shape id="_x0000_i1243" type="#_x0000_t75" style="width:466.95pt;height:380.1pt">
            <v:imagedata r:id="rId394" o:title="8"/>
          </v:shape>
        </w:pict>
      </w:r>
    </w:p>
    <w:p w14:paraId="0EE6A6C1" w14:textId="013D82E5" w:rsidR="001067A2" w:rsidRDefault="001067A2" w:rsidP="001067A2">
      <w:pPr>
        <w:spacing w:after="160"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3035CB">
        <w:rPr>
          <w:sz w:val="28"/>
        </w:rPr>
        <w:t>8</w:t>
      </w:r>
      <w:del w:id="1178" w:author="Eugene" w:date="2019-05-27T23:58:00Z">
        <w:r w:rsidDel="00863B53">
          <w:rPr>
            <w:sz w:val="28"/>
          </w:rPr>
          <w:delText>4</w:delText>
        </w:r>
      </w:del>
      <w:r>
        <w:rPr>
          <w:sz w:val="28"/>
        </w:rPr>
        <w:t xml:space="preserve"> – Траектория АНПА при наведении по методу постоянного угла упреждения и упреждении в 8,5°</w:t>
      </w:r>
    </w:p>
    <w:p w14:paraId="4FB7328B" w14:textId="7075DD6E" w:rsidR="006F789C" w:rsidRPr="00477C3D" w:rsidRDefault="003035CB" w:rsidP="006F789C">
      <w:pPr>
        <w:spacing w:after="160" w:line="360" w:lineRule="auto"/>
        <w:jc w:val="both"/>
        <w:rPr>
          <w:sz w:val="28"/>
        </w:rPr>
      </w:pPr>
      <w:r>
        <w:rPr>
          <w:sz w:val="28"/>
        </w:rPr>
        <w:tab/>
        <w:t>На рисунке 39</w:t>
      </w:r>
      <w:r w:rsidR="006F789C">
        <w:rPr>
          <w:sz w:val="28"/>
        </w:rPr>
        <w:t xml:space="preserve"> показано изменение угла курса на выходе соот</w:t>
      </w:r>
      <w:r w:rsidR="00354381">
        <w:rPr>
          <w:sz w:val="28"/>
        </w:rPr>
        <w:t>ветствующего локального контура, а на рис</w:t>
      </w:r>
      <w:r>
        <w:rPr>
          <w:sz w:val="28"/>
        </w:rPr>
        <w:t>унке 4</w:t>
      </w:r>
      <w:r w:rsidRPr="003035CB">
        <w:rPr>
          <w:sz w:val="28"/>
        </w:rPr>
        <w:t>0</w:t>
      </w:r>
      <w:r w:rsidR="00606F1F">
        <w:rPr>
          <w:sz w:val="28"/>
        </w:rPr>
        <w:t xml:space="preserve"> – изменение координаты Z</w:t>
      </w:r>
      <w:r w:rsidR="00354381">
        <w:rPr>
          <w:sz w:val="28"/>
        </w:rPr>
        <w:t xml:space="preserve"> аппарата с течением времени. </w:t>
      </w:r>
      <w:r w:rsidR="00477C3D">
        <w:rPr>
          <w:sz w:val="28"/>
        </w:rPr>
        <w:t xml:space="preserve">Несложным расчётом можно убедиться, что отклонение координаты </w:t>
      </w:r>
      <w:r w:rsidR="00477C3D">
        <w:rPr>
          <w:sz w:val="28"/>
          <w:lang w:val="en-US"/>
        </w:rPr>
        <w:t>Z</w:t>
      </w:r>
      <w:r w:rsidR="00477C3D" w:rsidRPr="00477C3D">
        <w:rPr>
          <w:sz w:val="28"/>
        </w:rPr>
        <w:t xml:space="preserve"> </w:t>
      </w:r>
      <w:r w:rsidR="00477C3D">
        <w:rPr>
          <w:sz w:val="28"/>
        </w:rPr>
        <w:t>составляет не более 8-10%. Поэтому для успешного обнаружения объекта в акватории рекомендуется выбирать ширину галса на 10% меньше ширины покрытия поискового оборудования.</w:t>
      </w:r>
    </w:p>
    <w:p w14:paraId="7DA3C5C2" w14:textId="4AAB7E24" w:rsidR="001067A2" w:rsidRDefault="00844F9B" w:rsidP="00DF3E49">
      <w:pPr>
        <w:spacing w:after="160" w:line="360" w:lineRule="auto"/>
        <w:jc w:val="center"/>
        <w:rPr>
          <w:sz w:val="28"/>
        </w:rPr>
      </w:pPr>
      <w:r w:rsidRPr="00C7746E">
        <w:rPr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EE98D1B" wp14:editId="64645275">
                <wp:simplePos x="0" y="0"/>
                <wp:positionH relativeFrom="margin">
                  <wp:posOffset>927833</wp:posOffset>
                </wp:positionH>
                <wp:positionV relativeFrom="paragraph">
                  <wp:posOffset>-102668</wp:posOffset>
                </wp:positionV>
                <wp:extent cx="577850" cy="330979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3309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9B1B4" w14:textId="3C7645F3" w:rsidR="00B44055" w:rsidRPr="00CB7A85" w:rsidRDefault="00B44055" w:rsidP="00C7746E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proofErr w:type="gramStart"/>
                            <w:r w:rsidRPr="00CB7A85">
                              <w:rPr>
                                <w:i/>
                                <w:sz w:val="28"/>
                                <w:lang w:val="en-US"/>
                              </w:rPr>
                              <w:t>ψ,°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8D1B" id="_x0000_s1043" type="#_x0000_t202" style="position:absolute;left:0;text-align:left;margin-left:73.05pt;margin-top:-8.1pt;width:45.5pt;height:26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" filled="f" stroked="f">
                <v:textbox>
                  <w:txbxContent>
                    <w:p w14:paraId="3F29B1B4" w14:textId="3C7645F3" w:rsidR="00B44055" w:rsidRPr="00CB7A85" w:rsidRDefault="00B44055" w:rsidP="00C7746E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 w:rsidRPr="00CB7A85">
                        <w:rPr>
                          <w:i/>
                          <w:sz w:val="28"/>
                          <w:lang w:val="en-US"/>
                        </w:rPr>
                        <w:t>ψ,°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1FAD52B" wp14:editId="301301D9">
                <wp:simplePos x="0" y="0"/>
                <wp:positionH relativeFrom="margin">
                  <wp:align>center</wp:align>
                </wp:positionH>
                <wp:positionV relativeFrom="paragraph">
                  <wp:posOffset>2954020</wp:posOffset>
                </wp:positionV>
                <wp:extent cx="457200" cy="2857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1458F" w14:textId="458CE9ED" w:rsidR="00B44055" w:rsidRPr="00CB7A85" w:rsidRDefault="00B44055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 w:rsidRPr="00CB7A85">
                              <w:rPr>
                                <w:i/>
                                <w:sz w:val="28"/>
                                <w:lang w:val="en-US"/>
                              </w:rPr>
                              <w:t>t,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AD52B" id="_x0000_s1044" type="#_x0000_t202" style="position:absolute;left:0;text-align:left;margin-left:0;margin-top:232.6pt;width:36pt;height:22.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" filled="f" stroked="f">
                <v:textbox>
                  <w:txbxContent>
                    <w:p w14:paraId="63F1458F" w14:textId="458CE9ED" w:rsidR="00B44055" w:rsidRPr="00CB7A85" w:rsidRDefault="00B44055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 w:rsidRPr="00CB7A85">
                        <w:rPr>
                          <w:i/>
                          <w:sz w:val="28"/>
                          <w:lang w:val="en-US"/>
                        </w:rPr>
                        <w:t>t,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4876">
        <w:rPr>
          <w:noProof/>
          <w:sz w:val="28"/>
        </w:rPr>
        <w:pict w14:anchorId="17FF6178">
          <v:shape id="_x0000_i1244" type="#_x0000_t75" style="width:311.3pt;height:253.05pt">
            <v:imagedata r:id="rId395" o:title="Угол кура"/>
          </v:shape>
        </w:pict>
      </w:r>
    </w:p>
    <w:p w14:paraId="4F8E1353" w14:textId="099CA5BB" w:rsidR="006B369B" w:rsidRDefault="004F506A" w:rsidP="006B369B">
      <w:pPr>
        <w:spacing w:after="160" w:line="360" w:lineRule="auto"/>
        <w:jc w:val="center"/>
        <w:rPr>
          <w:sz w:val="28"/>
        </w:rPr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40479D4" wp14:editId="45690A03">
                <wp:simplePos x="0" y="0"/>
                <wp:positionH relativeFrom="margin">
                  <wp:posOffset>595836</wp:posOffset>
                </wp:positionH>
                <wp:positionV relativeFrom="paragraph">
                  <wp:posOffset>644822</wp:posOffset>
                </wp:positionV>
                <wp:extent cx="577850" cy="279400"/>
                <wp:effectExtent l="0" t="0" r="0" b="6350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4F481" w14:textId="20E4754D" w:rsidR="00B44055" w:rsidRPr="00C7746E" w:rsidRDefault="00B44055" w:rsidP="004F506A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х, 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79D4" id="_x0000_s1045" type="#_x0000_t202" style="position:absolute;left:0;text-align:left;margin-left:46.9pt;margin-top:50.75pt;width:45.5pt;height:2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" filled="f" stroked="f">
                <v:textbox>
                  <w:txbxContent>
                    <w:p w14:paraId="4024F481" w14:textId="20E4754D" w:rsidR="00B44055" w:rsidRPr="00C7746E" w:rsidRDefault="00B44055" w:rsidP="004F506A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х, 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35CB">
        <w:rPr>
          <w:sz w:val="28"/>
        </w:rPr>
        <w:t>Рисунок 39</w:t>
      </w:r>
      <w:del w:id="1179" w:author="Eugene" w:date="2019-05-27T23:58:00Z">
        <w:r w:rsidR="006B369B" w:rsidDel="00863B53">
          <w:rPr>
            <w:sz w:val="28"/>
          </w:rPr>
          <w:delText>4</w:delText>
        </w:r>
      </w:del>
      <w:r w:rsidR="006B369B">
        <w:rPr>
          <w:sz w:val="28"/>
        </w:rPr>
        <w:t xml:space="preserve"> – </w:t>
      </w:r>
      <w:r w:rsidR="006F789C">
        <w:rPr>
          <w:sz w:val="28"/>
        </w:rPr>
        <w:t>Изменение угла курса ПА при движении по заданной траектории</w:t>
      </w:r>
    </w:p>
    <w:p w14:paraId="04085ABF" w14:textId="37872460" w:rsidR="006B369B" w:rsidRDefault="00844F9B" w:rsidP="00DF3E49">
      <w:pPr>
        <w:spacing w:after="160" w:line="360" w:lineRule="auto"/>
        <w:jc w:val="center"/>
        <w:rPr>
          <w:sz w:val="28"/>
        </w:rPr>
      </w:pP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C5D3F15" wp14:editId="568B5223">
                <wp:simplePos x="0" y="0"/>
                <wp:positionH relativeFrom="page">
                  <wp:posOffset>3551013</wp:posOffset>
                </wp:positionH>
                <wp:positionV relativeFrom="paragraph">
                  <wp:posOffset>3879273</wp:posOffset>
                </wp:positionV>
                <wp:extent cx="448786" cy="353068"/>
                <wp:effectExtent l="0" t="0" r="0" b="0"/>
                <wp:wrapNone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786" cy="3530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29C0D" w14:textId="77777777" w:rsidR="00B44055" w:rsidRPr="00CB7A85" w:rsidRDefault="00B44055" w:rsidP="004F506A">
                            <w:pPr>
                              <w:rPr>
                                <w:i/>
                                <w:sz w:val="32"/>
                                <w:lang w:val="en-US"/>
                              </w:rPr>
                            </w:pPr>
                            <w:r w:rsidRPr="00CB7A85">
                              <w:rPr>
                                <w:i/>
                                <w:sz w:val="32"/>
                                <w:lang w:val="en-US"/>
                              </w:rPr>
                              <w:t>t,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D3F15" id="_x0000_s1046" type="#_x0000_t202" style="position:absolute;left:0;text-align:left;margin-left:279.6pt;margin-top:305.45pt;width:35.35pt;height:27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" filled="f" stroked="f">
                <v:textbox>
                  <w:txbxContent>
                    <w:p w14:paraId="30529C0D" w14:textId="77777777" w:rsidR="00B44055" w:rsidRPr="00CB7A85" w:rsidRDefault="00B44055" w:rsidP="004F506A">
                      <w:pPr>
                        <w:rPr>
                          <w:i/>
                          <w:sz w:val="32"/>
                          <w:lang w:val="en-US"/>
                        </w:rPr>
                      </w:pPr>
                      <w:r w:rsidRPr="00CB7A85">
                        <w:rPr>
                          <w:i/>
                          <w:sz w:val="32"/>
                          <w:lang w:val="en-US"/>
                        </w:rPr>
                        <w:t>t,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746E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CE8FC82" wp14:editId="310D9104">
                <wp:simplePos x="0" y="0"/>
                <wp:positionH relativeFrom="margin">
                  <wp:posOffset>103536</wp:posOffset>
                </wp:positionH>
                <wp:positionV relativeFrom="paragraph">
                  <wp:posOffset>272162</wp:posOffset>
                </wp:positionV>
                <wp:extent cx="611470" cy="364638"/>
                <wp:effectExtent l="0" t="0" r="0" b="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70" cy="3646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4BF81" w14:textId="6F7801C1" w:rsidR="00B44055" w:rsidRPr="00CB7A85" w:rsidRDefault="00B44055" w:rsidP="00844F9B">
                            <w:pPr>
                              <w:rPr>
                                <w:i/>
                                <w:sz w:val="32"/>
                              </w:rPr>
                            </w:pPr>
                            <w:r w:rsidRPr="00CB7A85">
                              <w:rPr>
                                <w:i/>
                                <w:sz w:val="32"/>
                                <w:lang w:val="en-US"/>
                              </w:rPr>
                              <w:t>z,</w:t>
                            </w:r>
                            <w:r w:rsidRPr="00CB7A85">
                              <w:rPr>
                                <w:i/>
                                <w:sz w:val="32"/>
                              </w:rPr>
                              <w:t xml:space="preserve"> 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8FC82" id="_x0000_s1047" type="#_x0000_t202" style="position:absolute;left:0;text-align:left;margin-left:8.15pt;margin-top:21.45pt;width:48.15pt;height:28.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" filled="f" stroked="f">
                <v:textbox>
                  <w:txbxContent>
                    <w:p w14:paraId="08B4BF81" w14:textId="6F7801C1" w:rsidR="00B44055" w:rsidRPr="00CB7A85" w:rsidRDefault="00B44055" w:rsidP="00844F9B">
                      <w:pPr>
                        <w:rPr>
                          <w:i/>
                          <w:sz w:val="32"/>
                        </w:rPr>
                      </w:pPr>
                      <w:r w:rsidRPr="00CB7A85">
                        <w:rPr>
                          <w:i/>
                          <w:sz w:val="32"/>
                          <w:lang w:val="en-US"/>
                        </w:rPr>
                        <w:t>z,</w:t>
                      </w:r>
                      <w:r w:rsidRPr="00CB7A85">
                        <w:rPr>
                          <w:i/>
                          <w:sz w:val="32"/>
                        </w:rPr>
                        <w:t xml:space="preserve"> 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4876">
        <w:rPr>
          <w:b/>
          <w:noProof/>
        </w:rPr>
        <w:pict w14:anchorId="2196E3ED">
          <v:shape id="_x0000_i1245" type="#_x0000_t75" style="width:466.95pt;height:333.55pt">
            <v:imagedata r:id="rId396" o:title="z-коорд"/>
          </v:shape>
        </w:pict>
      </w:r>
    </w:p>
    <w:p w14:paraId="7F205A38" w14:textId="52E13C28" w:rsidR="00B147F1" w:rsidRPr="00DF3E49" w:rsidRDefault="003035CB" w:rsidP="00DF3E49">
      <w:pPr>
        <w:spacing w:after="160" w:line="360" w:lineRule="auto"/>
        <w:jc w:val="center"/>
        <w:rPr>
          <w:sz w:val="28"/>
        </w:rPr>
      </w:pPr>
      <w:r>
        <w:rPr>
          <w:sz w:val="28"/>
        </w:rPr>
        <w:t>Рисунок 40</w:t>
      </w:r>
      <w:del w:id="1180" w:author="Eugene" w:date="2019-05-27T23:58:00Z">
        <w:r w:rsidR="00DF3E49" w:rsidDel="00863B53">
          <w:rPr>
            <w:sz w:val="28"/>
          </w:rPr>
          <w:delText>4</w:delText>
        </w:r>
      </w:del>
      <w:r w:rsidR="00DF3E49">
        <w:rPr>
          <w:sz w:val="28"/>
        </w:rPr>
        <w:t xml:space="preserve"> – Изменение координаты </w:t>
      </w:r>
      <w:r w:rsidR="00844F9B">
        <w:rPr>
          <w:sz w:val="28"/>
          <w:lang w:val="en-US"/>
        </w:rPr>
        <w:t>Z</w:t>
      </w:r>
      <w:r w:rsidR="00DF3E49">
        <w:rPr>
          <w:sz w:val="28"/>
        </w:rPr>
        <w:t xml:space="preserve"> ПА при движении по заданной траектории</w:t>
      </w:r>
    </w:p>
    <w:p w14:paraId="73D9F615" w14:textId="051BA7DC" w:rsidR="00405378" w:rsidRPr="00085BD3" w:rsidRDefault="00085BD3" w:rsidP="00085BD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81" w:name="_Toc9974285"/>
      <w:r w:rsidRPr="00085BD3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181"/>
    </w:p>
    <w:p w14:paraId="351C9865" w14:textId="77777777" w:rsidR="002B3EF0" w:rsidRPr="002B3EF0" w:rsidRDefault="002B3EF0" w:rsidP="002B3EF0"/>
    <w:p w14:paraId="501B9439" w14:textId="77777777" w:rsidR="00405378" w:rsidRPr="002B3EF0" w:rsidRDefault="00405378" w:rsidP="002B3EF0">
      <w:pPr>
        <w:spacing w:line="360" w:lineRule="auto"/>
        <w:jc w:val="both"/>
        <w:rPr>
          <w:sz w:val="28"/>
        </w:rPr>
      </w:pPr>
      <w:r>
        <w:rPr>
          <w:b/>
        </w:rPr>
        <w:tab/>
      </w:r>
      <w:r w:rsidRPr="002B3EF0">
        <w:rPr>
          <w:sz w:val="28"/>
        </w:rPr>
        <w:t xml:space="preserve">Целью выполнения данной работы была разработка системы управления углом курса и маршевым движением автономного необитаемого подводного аппарата с последующим моделированием алгоритма движения по заданной траектории с использованием наведения по методу постоянного угла упреждения. </w:t>
      </w:r>
    </w:p>
    <w:p w14:paraId="4F6D74B7" w14:textId="2DEE7837" w:rsidR="00405378" w:rsidRDefault="00405378" w:rsidP="0089003C">
      <w:pPr>
        <w:spacing w:line="360" w:lineRule="auto"/>
        <w:jc w:val="both"/>
        <w:rPr>
          <w:sz w:val="28"/>
        </w:rPr>
      </w:pPr>
      <w:r w:rsidRPr="00405378">
        <w:rPr>
          <w:sz w:val="28"/>
        </w:rPr>
        <w:tab/>
        <w:t>Для достижения данной цели были решены следующие задачи:</w:t>
      </w:r>
    </w:p>
    <w:p w14:paraId="3086B1C5" w14:textId="2A7F70B9" w:rsidR="00405378" w:rsidRDefault="00405378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Разработана математическая модель движителя АНПА и движительно-рулевого комплекса;</w:t>
      </w:r>
    </w:p>
    <w:p w14:paraId="63BFB92C" w14:textId="38EFD1AF" w:rsidR="0089003C" w:rsidRDefault="0089003C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Обоснован выбор параметра линеаризации как скорости экономного хода;</w:t>
      </w:r>
    </w:p>
    <w:p w14:paraId="47219024" w14:textId="36E25CB7" w:rsidR="00083897" w:rsidRDefault="00083897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Определены коэффициенты присоединённых масс по методу эквивалентного эллипсоида;</w:t>
      </w:r>
    </w:p>
    <w:p w14:paraId="76144058" w14:textId="585FB759" w:rsidR="00405378" w:rsidRDefault="00405378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Разработаны математические модели контуров курса и марша с учётом выбранных допуще</w:t>
      </w:r>
      <w:r w:rsidR="0089003C">
        <w:rPr>
          <w:sz w:val="28"/>
        </w:rPr>
        <w:t>ний:</w:t>
      </w:r>
    </w:p>
    <w:p w14:paraId="3463166A" w14:textId="190FDF4E" w:rsidR="0089003C" w:rsidRDefault="0089003C" w:rsidP="0089003C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>- малости углов дифферента и крена;</w:t>
      </w:r>
    </w:p>
    <w:p w14:paraId="6FF80620" w14:textId="57EE40C2" w:rsidR="0089003C" w:rsidRDefault="0089003C" w:rsidP="0089003C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>- автоматическом поддержании глубины;</w:t>
      </w:r>
    </w:p>
    <w:p w14:paraId="10F6798C" w14:textId="6A373A2D" w:rsidR="0089003C" w:rsidRDefault="0089003C" w:rsidP="0089003C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>- движении на скорости, равной скорости экономного хода;</w:t>
      </w:r>
    </w:p>
    <w:p w14:paraId="6621EBDD" w14:textId="1A6D0BF7" w:rsidR="00405378" w:rsidRDefault="00405378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Проведён синтез регуляторов СУ м</w:t>
      </w:r>
      <w:r w:rsidR="00083897">
        <w:rPr>
          <w:sz w:val="28"/>
        </w:rPr>
        <w:t xml:space="preserve">аршевым движением и углом курса, произведено </w:t>
      </w:r>
      <w:r w:rsidR="0089003C">
        <w:rPr>
          <w:sz w:val="28"/>
        </w:rPr>
        <w:t>моделирование,</w:t>
      </w:r>
      <w:r w:rsidR="00083897">
        <w:rPr>
          <w:sz w:val="28"/>
        </w:rPr>
        <w:t xml:space="preserve"> а также коррекция рассчитанных коэффициентов по итогам моделирования;</w:t>
      </w:r>
    </w:p>
    <w:p w14:paraId="3E625E9E" w14:textId="6DDAD11C" w:rsidR="00405378" w:rsidRDefault="00405378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Промоделирован алгоритм, наилучший с точки зрения </w:t>
      </w:r>
      <w:r w:rsidR="00083897">
        <w:rPr>
          <w:sz w:val="28"/>
        </w:rPr>
        <w:t>точности</w:t>
      </w:r>
      <w:r w:rsidR="00D11AAB">
        <w:rPr>
          <w:sz w:val="28"/>
        </w:rPr>
        <w:t xml:space="preserve"> следования заданной траектории;</w:t>
      </w:r>
    </w:p>
    <w:p w14:paraId="3773BB07" w14:textId="7E9509A4" w:rsidR="00D11AAB" w:rsidRPr="00405378" w:rsidRDefault="00D11AAB" w:rsidP="0089003C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Приведены рекомендации по выбору ширины галса.</w:t>
      </w:r>
    </w:p>
    <w:p w14:paraId="1D19B0E3" w14:textId="6C2EDAD2" w:rsidR="001067A2" w:rsidRPr="007F029A" w:rsidRDefault="009B55DE" w:rsidP="007F029A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r w:rsidRPr="00B147F1">
        <w:rPr>
          <w:rFonts w:ascii="Times New Roman" w:hAnsi="Times New Roman" w:cs="Times New Roman"/>
          <w:b/>
          <w:color w:val="auto"/>
        </w:rPr>
        <w:br w:type="page"/>
      </w:r>
    </w:p>
    <w:p w14:paraId="2A92558D" w14:textId="75D34F63" w:rsidR="00ED5397" w:rsidRPr="00085BD3" w:rsidRDefault="00085BD3" w:rsidP="00CC1D93">
      <w:pPr>
        <w:pStyle w:val="1"/>
        <w:ind w:left="-284"/>
        <w:jc w:val="center"/>
        <w:rPr>
          <w:rFonts w:ascii="Times New Roman" w:hAnsi="Times New Roman" w:cs="Times New Roman"/>
          <w:color w:val="auto"/>
        </w:rPr>
      </w:pPr>
      <w:bookmarkStart w:id="1182" w:name="_Toc9974286"/>
      <w:r w:rsidRPr="00085BD3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182"/>
    </w:p>
    <w:p w14:paraId="4AE8B9D2" w14:textId="77777777" w:rsidR="00ED5397" w:rsidRDefault="00ED5397" w:rsidP="00CC1D93">
      <w:pPr>
        <w:ind w:left="-284"/>
      </w:pPr>
    </w:p>
    <w:p w14:paraId="55491952" w14:textId="1D98CAE0" w:rsidR="008071B5" w:rsidRPr="00AD0F10" w:rsidRDefault="008071B5" w:rsidP="008071B5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sz w:val="28"/>
        </w:rPr>
      </w:pPr>
      <w:r w:rsidRPr="00DB51F7">
        <w:rPr>
          <w:rStyle w:val="a4"/>
          <w:color w:val="000000" w:themeColor="text1"/>
          <w:sz w:val="28"/>
          <w:u w:val="none"/>
        </w:rPr>
        <w:t xml:space="preserve">Официальный сайт компании </w:t>
      </w:r>
      <w:r w:rsidRPr="00DB51F7">
        <w:rPr>
          <w:rStyle w:val="a4"/>
          <w:color w:val="000000" w:themeColor="text1"/>
          <w:sz w:val="28"/>
          <w:u w:val="none"/>
          <w:lang w:val="en-US"/>
        </w:rPr>
        <w:t>BlueRobotics</w:t>
      </w:r>
      <w:r w:rsidRPr="00DB51F7">
        <w:rPr>
          <w:rStyle w:val="a4"/>
          <w:color w:val="000000" w:themeColor="text1"/>
          <w:sz w:val="28"/>
          <w:u w:val="none"/>
        </w:rPr>
        <w:t xml:space="preserve"> [Электронный ресурс]. –</w:t>
      </w:r>
      <w:r w:rsidRPr="00DB51F7">
        <w:rPr>
          <w:szCs w:val="28"/>
        </w:rPr>
        <w:t xml:space="preserve"> </w:t>
      </w:r>
      <w:r>
        <w:rPr>
          <w:sz w:val="28"/>
          <w:szCs w:val="28"/>
        </w:rPr>
        <w:t>Режим доступа:</w:t>
      </w:r>
      <w:r w:rsidRPr="001C3932">
        <w:rPr>
          <w:sz w:val="28"/>
          <w:szCs w:val="28"/>
        </w:rPr>
        <w:t xml:space="preserve"> </w:t>
      </w:r>
      <w:hyperlink r:id="rId397" w:anchor="3d-model" w:history="1">
        <w:r w:rsidRPr="002B7C95">
          <w:rPr>
            <w:rStyle w:val="a4"/>
            <w:sz w:val="28"/>
          </w:rPr>
          <w:t>http://docs.bluerobotics.com/thrusters/t200/#3d-model</w:t>
        </w:r>
      </w:hyperlink>
      <w:r w:rsidRPr="00B82256">
        <w:rPr>
          <w:sz w:val="28"/>
        </w:rPr>
        <w:t xml:space="preserve"> </w:t>
      </w:r>
      <w:r w:rsidRPr="001C3932">
        <w:rPr>
          <w:sz w:val="28"/>
        </w:rPr>
        <w:t>(</w:t>
      </w:r>
      <w:r>
        <w:rPr>
          <w:sz w:val="28"/>
        </w:rPr>
        <w:t xml:space="preserve">дата обращения: </w:t>
      </w:r>
      <w:r w:rsidRPr="001C3932">
        <w:rPr>
          <w:sz w:val="28"/>
          <w:szCs w:val="28"/>
        </w:rPr>
        <w:t>26.10.2018, 12:00</w:t>
      </w:r>
      <w:r>
        <w:rPr>
          <w:sz w:val="28"/>
          <w:szCs w:val="28"/>
        </w:rPr>
        <w:t>)</w:t>
      </w:r>
    </w:p>
    <w:p w14:paraId="2920FA61" w14:textId="77777777" w:rsidR="00AD0F10" w:rsidRPr="00AD0F10" w:rsidRDefault="00AD0F10" w:rsidP="00AD0F10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rStyle w:val="a4"/>
          <w:color w:val="auto"/>
          <w:sz w:val="28"/>
          <w:u w:val="none"/>
        </w:rPr>
      </w:pPr>
      <w:r w:rsidRPr="00AD0F10">
        <w:rPr>
          <w:rStyle w:val="a4"/>
          <w:color w:val="000000" w:themeColor="text1"/>
          <w:sz w:val="28"/>
          <w:u w:val="none"/>
        </w:rPr>
        <w:t xml:space="preserve">Построение линии трендов в </w:t>
      </w:r>
      <w:r w:rsidRPr="00AD0F10">
        <w:rPr>
          <w:rStyle w:val="a4"/>
          <w:color w:val="000000" w:themeColor="text1"/>
          <w:sz w:val="28"/>
          <w:u w:val="none"/>
          <w:lang w:val="en-US"/>
        </w:rPr>
        <w:t>Excel</w:t>
      </w:r>
      <w:r w:rsidRPr="00AD0F10">
        <w:rPr>
          <w:rStyle w:val="a4"/>
          <w:color w:val="000000" w:themeColor="text1"/>
          <w:sz w:val="28"/>
          <w:u w:val="none"/>
        </w:rPr>
        <w:t xml:space="preserve"> [Электронный ресурс]. – </w:t>
      </w:r>
    </w:p>
    <w:p w14:paraId="29FFAA17" w14:textId="009689CE" w:rsidR="00AD0F10" w:rsidRPr="00AD0F10" w:rsidRDefault="003D73AE" w:rsidP="00AD0F10">
      <w:pPr>
        <w:pStyle w:val="a6"/>
        <w:spacing w:line="360" w:lineRule="auto"/>
        <w:ind w:left="-284"/>
        <w:jc w:val="both"/>
        <w:rPr>
          <w:sz w:val="28"/>
          <w:u w:val="single"/>
        </w:rPr>
      </w:pPr>
      <w:hyperlink r:id="rId398" w:history="1">
        <w:r w:rsidR="00AD0F10" w:rsidRPr="00481CDB">
          <w:rPr>
            <w:rStyle w:val="a4"/>
            <w:sz w:val="28"/>
          </w:rPr>
          <w:t>https://exceltable.com/grafiki/liniya-trenda-v-excel</w:t>
        </w:r>
      </w:hyperlink>
      <w:r w:rsidR="00AD0F10" w:rsidRPr="00087408">
        <w:rPr>
          <w:rStyle w:val="a4"/>
          <w:sz w:val="28"/>
        </w:rPr>
        <w:t> </w:t>
      </w:r>
      <w:r w:rsidR="00AD0F10" w:rsidRPr="001C3932">
        <w:rPr>
          <w:rStyle w:val="a4"/>
          <w:color w:val="000000" w:themeColor="text1"/>
          <w:sz w:val="28"/>
        </w:rPr>
        <w:t>(</w:t>
      </w:r>
      <w:r w:rsidR="00AD0F10">
        <w:rPr>
          <w:sz w:val="28"/>
        </w:rPr>
        <w:t xml:space="preserve">дата обращения: </w:t>
      </w:r>
      <w:r w:rsidR="00AD0F10" w:rsidRPr="001C3932">
        <w:rPr>
          <w:sz w:val="28"/>
          <w:szCs w:val="28"/>
        </w:rPr>
        <w:t>26.10.2018, 12:00</w:t>
      </w:r>
      <w:r w:rsidR="00AD0F10" w:rsidRPr="00AD0F10">
        <w:rPr>
          <w:rStyle w:val="a4"/>
          <w:color w:val="000000" w:themeColor="text1"/>
          <w:sz w:val="28"/>
          <w:u w:val="none"/>
        </w:rPr>
        <w:t>)</w:t>
      </w:r>
    </w:p>
    <w:p w14:paraId="60025E5B" w14:textId="1DA19F64" w:rsidR="00B35237" w:rsidRPr="0026245C" w:rsidRDefault="00B35237" w:rsidP="0026245C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rStyle w:val="a4"/>
          <w:color w:val="auto"/>
          <w:sz w:val="28"/>
        </w:rPr>
      </w:pPr>
      <w:r w:rsidRPr="00B35237">
        <w:rPr>
          <w:rStyle w:val="a4"/>
          <w:color w:val="000000" w:themeColor="text1"/>
          <w:sz w:val="28"/>
          <w:u w:val="none"/>
        </w:rPr>
        <w:t xml:space="preserve">Определение гидродинамического сопротивления в пакете </w:t>
      </w:r>
      <w:r w:rsidRPr="00B35237">
        <w:rPr>
          <w:rStyle w:val="a4"/>
          <w:color w:val="000000" w:themeColor="text1"/>
          <w:sz w:val="28"/>
          <w:u w:val="none"/>
          <w:lang w:val="en-US"/>
        </w:rPr>
        <w:t>Solidworks</w:t>
      </w:r>
      <w:r w:rsidRPr="00B35237">
        <w:rPr>
          <w:rStyle w:val="a4"/>
          <w:color w:val="000000" w:themeColor="text1"/>
          <w:sz w:val="28"/>
          <w:u w:val="none"/>
        </w:rPr>
        <w:t xml:space="preserve"> </w:t>
      </w:r>
      <w:r w:rsidRPr="00B35237">
        <w:rPr>
          <w:rStyle w:val="a4"/>
          <w:color w:val="000000" w:themeColor="text1"/>
          <w:sz w:val="28"/>
          <w:u w:val="none"/>
          <w:lang w:val="en-US"/>
        </w:rPr>
        <w:t>Flow</w:t>
      </w:r>
      <w:r w:rsidRPr="00B35237">
        <w:rPr>
          <w:rStyle w:val="a4"/>
          <w:color w:val="000000" w:themeColor="text1"/>
          <w:sz w:val="28"/>
          <w:u w:val="none"/>
        </w:rPr>
        <w:t xml:space="preserve"> </w:t>
      </w:r>
      <w:r w:rsidRPr="00B35237">
        <w:rPr>
          <w:rStyle w:val="a4"/>
          <w:color w:val="000000" w:themeColor="text1"/>
          <w:sz w:val="28"/>
          <w:u w:val="none"/>
          <w:lang w:val="en-US"/>
        </w:rPr>
        <w:t>Simulation</w:t>
      </w:r>
      <w:r w:rsidRPr="00B35237">
        <w:rPr>
          <w:rStyle w:val="a4"/>
          <w:color w:val="000000" w:themeColor="text1"/>
          <w:sz w:val="28"/>
          <w:u w:val="none"/>
        </w:rPr>
        <w:t xml:space="preserve">  [Электронный ресурс]. – Режим доступа:</w:t>
      </w:r>
      <w:r w:rsidRPr="00B35237">
        <w:rPr>
          <w:rStyle w:val="a4"/>
          <w:color w:val="000000" w:themeColor="text1"/>
          <w:sz w:val="28"/>
        </w:rPr>
        <w:t xml:space="preserve"> </w:t>
      </w:r>
      <w:hyperlink r:id="rId399" w:history="1">
        <w:r w:rsidRPr="00B35237">
          <w:rPr>
            <w:rStyle w:val="a4"/>
            <w:sz w:val="28"/>
          </w:rPr>
          <w:t>http://www.webpages.uidaho.edu/mindworks/Adv%20Solidworks/CFD/Drag%20coefficient%20of%20sphere%20-%20Final.pdf</w:t>
        </w:r>
      </w:hyperlink>
      <w:r w:rsidRPr="00B35237">
        <w:rPr>
          <w:rStyle w:val="a4"/>
          <w:color w:val="000000" w:themeColor="text1"/>
          <w:sz w:val="28"/>
        </w:rPr>
        <w:t xml:space="preserve"> </w:t>
      </w:r>
      <w:r w:rsidR="0026245C" w:rsidRPr="0026245C">
        <w:rPr>
          <w:rStyle w:val="a4"/>
          <w:color w:val="000000" w:themeColor="text1"/>
          <w:sz w:val="28"/>
        </w:rPr>
        <w:t xml:space="preserve"> </w:t>
      </w:r>
      <w:r w:rsidRPr="0026245C">
        <w:rPr>
          <w:rStyle w:val="a4"/>
          <w:color w:val="000000" w:themeColor="text1"/>
          <w:sz w:val="28"/>
          <w:u w:val="none"/>
        </w:rPr>
        <w:t>(</w:t>
      </w:r>
      <w:r w:rsidRPr="0026245C">
        <w:rPr>
          <w:sz w:val="28"/>
        </w:rPr>
        <w:t xml:space="preserve">дата обращения: </w:t>
      </w:r>
      <w:r w:rsidRPr="0026245C">
        <w:rPr>
          <w:sz w:val="28"/>
          <w:szCs w:val="28"/>
        </w:rPr>
        <w:t>26.10.2018, 12:00</w:t>
      </w:r>
      <w:r w:rsidRPr="0026245C">
        <w:rPr>
          <w:rStyle w:val="a4"/>
          <w:color w:val="000000" w:themeColor="text1"/>
          <w:sz w:val="28"/>
          <w:u w:val="none"/>
        </w:rPr>
        <w:t>)</w:t>
      </w:r>
    </w:p>
    <w:p w14:paraId="52DB63E9" w14:textId="2CD489D4" w:rsidR="00571A96" w:rsidRPr="00C64E63" w:rsidRDefault="00ED5397" w:rsidP="00571A96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color w:val="000000" w:themeColor="text1"/>
          <w:sz w:val="28"/>
        </w:rPr>
      </w:pPr>
      <w:r>
        <w:rPr>
          <w:sz w:val="28"/>
        </w:rPr>
        <w:t>Виноградов Н.И., Гутман М.Л. Привязные подводные системы. Прикладные задачи статики и динамики. – СПб.: С.-Петерб. ун-та, 2000. - 324 с.</w:t>
      </w:r>
    </w:p>
    <w:p w14:paraId="6295872C" w14:textId="64E8DDBB" w:rsidR="00C64E63" w:rsidRPr="00C64E63" w:rsidRDefault="00C64E63" w:rsidP="00C64E63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sz w:val="28"/>
          <w:u w:val="single"/>
        </w:rPr>
      </w:pPr>
      <w:r>
        <w:rPr>
          <w:sz w:val="28"/>
        </w:rPr>
        <w:t>Пантов Е.Н., Махин Н.Н. Основы теории движения подводных аппаратов. - Л., Судостроение, 1973. - 216 с.</w:t>
      </w:r>
    </w:p>
    <w:p w14:paraId="70B8595D" w14:textId="460A43A8" w:rsidR="00571A96" w:rsidRPr="00571A96" w:rsidRDefault="00571A96" w:rsidP="00571A96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color w:val="000000" w:themeColor="text1"/>
          <w:sz w:val="28"/>
        </w:rPr>
      </w:pPr>
      <w:r>
        <w:rPr>
          <w:sz w:val="28"/>
        </w:rPr>
        <w:t>Егоров С.А., Молчанов А.В</w:t>
      </w:r>
      <w:r w:rsidR="00072C73">
        <w:rPr>
          <w:sz w:val="28"/>
        </w:rPr>
        <w:t>.</w:t>
      </w:r>
      <w:r>
        <w:rPr>
          <w:sz w:val="28"/>
        </w:rPr>
        <w:t>, Обзор алгоритмов локальных контуров управления движением подводных аппаратов</w:t>
      </w:r>
      <w:r w:rsidR="001B2642">
        <w:rPr>
          <w:sz w:val="28"/>
        </w:rPr>
        <w:t xml:space="preserve">. // Наука и образование. – 2001 г. –  №8. – с. </w:t>
      </w:r>
      <w:r w:rsidR="00072C73">
        <w:rPr>
          <w:sz w:val="28"/>
        </w:rPr>
        <w:t>1 </w:t>
      </w:r>
      <w:r w:rsidR="001B2642">
        <w:rPr>
          <w:sz w:val="28"/>
        </w:rPr>
        <w:t>- 10</w:t>
      </w:r>
    </w:p>
    <w:p w14:paraId="57820C89" w14:textId="77777777" w:rsidR="00B44E1C" w:rsidRPr="00B44E1C" w:rsidRDefault="00571A96" w:rsidP="00B44E1C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color w:val="000000" w:themeColor="text1"/>
          <w:sz w:val="28"/>
        </w:rPr>
      </w:pPr>
      <w:r>
        <w:rPr>
          <w:sz w:val="28"/>
        </w:rPr>
        <w:t>Егоров С.А., Гладкова О.И., Лекции по курсу «Управление роботами и робототехническими системами».</w:t>
      </w:r>
    </w:p>
    <w:p w14:paraId="5E04806F" w14:textId="1A9B6D91" w:rsidR="007F029A" w:rsidRPr="00B44E1C" w:rsidRDefault="007F029A" w:rsidP="00B44E1C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color w:val="000000" w:themeColor="text1"/>
          <w:sz w:val="28"/>
        </w:rPr>
      </w:pPr>
      <w:r w:rsidRPr="00B44E1C">
        <w:rPr>
          <w:sz w:val="28"/>
        </w:rPr>
        <w:t>Сутырин И.А. Гидродинамические силы и моменты инерциальной природы</w:t>
      </w:r>
      <w:r w:rsidR="00B44E1C" w:rsidRPr="00B44E1C">
        <w:rPr>
          <w:sz w:val="28"/>
        </w:rPr>
        <w:t xml:space="preserve">. Методические указания. </w:t>
      </w:r>
      <w:r w:rsidR="00B44E1C">
        <w:rPr>
          <w:sz w:val="28"/>
        </w:rPr>
        <w:t xml:space="preserve">- </w:t>
      </w:r>
      <w:r w:rsidR="00B44E1C" w:rsidRPr="00B44E1C">
        <w:rPr>
          <w:sz w:val="28"/>
        </w:rPr>
        <w:t>Москва : Изд-во МГТУ им. Н. Э. Баумана, 2006. - 16</w:t>
      </w:r>
    </w:p>
    <w:p w14:paraId="5111C9E2" w14:textId="2682AC36" w:rsidR="00F46909" w:rsidRPr="00B44E1C" w:rsidRDefault="00FA6259" w:rsidP="00B44E1C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sz w:val="28"/>
          <w:u w:val="single"/>
        </w:rPr>
      </w:pPr>
      <w:r w:rsidRPr="00B44E1C">
        <w:rPr>
          <w:sz w:val="28"/>
        </w:rPr>
        <w:t>Короткин А.И. Присоединённые массы судна. Справочник</w:t>
      </w:r>
      <w:r w:rsidR="00B44E1C" w:rsidRPr="00B44E1C">
        <w:rPr>
          <w:sz w:val="28"/>
        </w:rPr>
        <w:t xml:space="preserve">. - </w:t>
      </w:r>
      <w:r w:rsidR="00794B3F">
        <w:rPr>
          <w:sz w:val="28"/>
        </w:rPr>
        <w:t>Л: Судостроение, 1986. -</w:t>
      </w:r>
      <w:r w:rsidR="00B44E1C" w:rsidRPr="00B44E1C">
        <w:rPr>
          <w:sz w:val="28"/>
        </w:rPr>
        <w:t xml:space="preserve"> 312с.</w:t>
      </w:r>
    </w:p>
    <w:p w14:paraId="11937664" w14:textId="6E08A163" w:rsidR="00946388" w:rsidRDefault="00BB29F9" w:rsidP="00946388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sz w:val="28"/>
        </w:rPr>
      </w:pPr>
      <w:r w:rsidRPr="00946388">
        <w:rPr>
          <w:sz w:val="28"/>
        </w:rPr>
        <w:t>Бесекерский В.А., Попов Е.П.</w:t>
      </w:r>
      <w:r w:rsidR="00946388" w:rsidRPr="00946388">
        <w:rPr>
          <w:sz w:val="28"/>
        </w:rPr>
        <w:t xml:space="preserve">  </w:t>
      </w:r>
      <w:r w:rsidRPr="00946388">
        <w:rPr>
          <w:sz w:val="28"/>
        </w:rPr>
        <w:t>Теория систем автоматического</w:t>
      </w:r>
      <w:r w:rsidR="00946388" w:rsidRPr="00946388">
        <w:rPr>
          <w:sz w:val="28"/>
        </w:rPr>
        <w:t xml:space="preserve"> </w:t>
      </w:r>
      <w:r w:rsidR="00E44A88">
        <w:rPr>
          <w:sz w:val="28"/>
        </w:rPr>
        <w:t>управления. – М.:  Наука</w:t>
      </w:r>
      <w:r w:rsidR="00946388" w:rsidRPr="00946388">
        <w:rPr>
          <w:sz w:val="28"/>
        </w:rPr>
        <w:t>, 1975. – 768 стр</w:t>
      </w:r>
      <w:r>
        <w:rPr>
          <w:sz w:val="28"/>
        </w:rPr>
        <w:t>.</w:t>
      </w:r>
    </w:p>
    <w:p w14:paraId="0D7B373A" w14:textId="3C173066" w:rsidR="003F12DA" w:rsidRPr="006C2220" w:rsidRDefault="003F12DA" w:rsidP="003F12DA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sz w:val="28"/>
        </w:rPr>
      </w:pPr>
      <w:r w:rsidRPr="00E615D1">
        <w:rPr>
          <w:sz w:val="28"/>
        </w:rPr>
        <w:t xml:space="preserve"> </w:t>
      </w:r>
      <w:r w:rsidR="00DB51F7" w:rsidRPr="00DB51F7">
        <w:rPr>
          <w:rStyle w:val="a4"/>
          <w:color w:val="000000" w:themeColor="text1"/>
          <w:sz w:val="28"/>
          <w:u w:val="none"/>
        </w:rPr>
        <w:t xml:space="preserve">Официальный сайт компании </w:t>
      </w:r>
      <w:r w:rsidR="00DB51F7">
        <w:rPr>
          <w:rStyle w:val="a4"/>
          <w:color w:val="000000" w:themeColor="text1"/>
          <w:sz w:val="28"/>
          <w:u w:val="none"/>
          <w:lang w:val="en-US"/>
        </w:rPr>
        <w:t>Mathworks</w:t>
      </w:r>
      <w:r w:rsidR="00DB51F7" w:rsidRPr="00DB51F7">
        <w:rPr>
          <w:rStyle w:val="a4"/>
          <w:color w:val="000000" w:themeColor="text1"/>
          <w:sz w:val="28"/>
          <w:u w:val="none"/>
        </w:rPr>
        <w:t xml:space="preserve"> [Электронный ресурс]. –</w:t>
      </w:r>
      <w:r w:rsidR="00DB51F7" w:rsidRPr="00DB51F7">
        <w:rPr>
          <w:szCs w:val="28"/>
        </w:rPr>
        <w:t xml:space="preserve"> </w:t>
      </w:r>
      <w:r w:rsidR="00DB51F7">
        <w:rPr>
          <w:sz w:val="28"/>
          <w:szCs w:val="28"/>
        </w:rPr>
        <w:t>Режим доступа:</w:t>
      </w:r>
      <w:r w:rsidR="00DB51F7" w:rsidRPr="00DB51F7">
        <w:rPr>
          <w:sz w:val="28"/>
        </w:rPr>
        <w:t xml:space="preserve"> </w:t>
      </w:r>
      <w:r w:rsidR="00B853F7">
        <w:rPr>
          <w:rStyle w:val="a4"/>
          <w:sz w:val="28"/>
          <w:lang w:val="en-US"/>
        </w:rPr>
        <w:fldChar w:fldCharType="begin"/>
      </w:r>
      <w:r w:rsidR="00B853F7" w:rsidRPr="003B3959">
        <w:rPr>
          <w:rStyle w:val="a4"/>
          <w:sz w:val="28"/>
          <w:rPrChange w:id="1183" w:author="Eugene" w:date="2019-05-27T19:48:00Z">
            <w:rPr>
              <w:rStyle w:val="a4"/>
              <w:sz w:val="28"/>
              <w:lang w:val="en-US"/>
            </w:rPr>
          </w:rPrChange>
        </w:rPr>
        <w:instrText xml:space="preserve"> </w:instrText>
      </w:r>
      <w:r w:rsidR="00B853F7">
        <w:rPr>
          <w:rStyle w:val="a4"/>
          <w:sz w:val="28"/>
          <w:lang w:val="en-US"/>
        </w:rPr>
        <w:instrText>HYPERLINK</w:instrText>
      </w:r>
      <w:r w:rsidR="00B853F7" w:rsidRPr="003B3959">
        <w:rPr>
          <w:rStyle w:val="a4"/>
          <w:sz w:val="28"/>
          <w:rPrChange w:id="1184" w:author="Eugene" w:date="2019-05-27T19:48:00Z">
            <w:rPr>
              <w:rStyle w:val="a4"/>
              <w:sz w:val="28"/>
              <w:lang w:val="en-US"/>
            </w:rPr>
          </w:rPrChange>
        </w:rPr>
        <w:instrText xml:space="preserve"> "</w:instrText>
      </w:r>
      <w:r w:rsidR="00B853F7">
        <w:rPr>
          <w:rStyle w:val="a4"/>
          <w:sz w:val="28"/>
          <w:lang w:val="en-US"/>
        </w:rPr>
        <w:instrText>https</w:instrText>
      </w:r>
      <w:r w:rsidR="00B853F7" w:rsidRPr="003B3959">
        <w:rPr>
          <w:rStyle w:val="a4"/>
          <w:sz w:val="28"/>
          <w:rPrChange w:id="1185" w:author="Eugene" w:date="2019-05-27T19:48:00Z">
            <w:rPr>
              <w:rStyle w:val="a4"/>
              <w:sz w:val="28"/>
              <w:lang w:val="en-US"/>
            </w:rPr>
          </w:rPrChange>
        </w:rPr>
        <w:instrText>://</w:instrText>
      </w:r>
      <w:r w:rsidR="00B853F7">
        <w:rPr>
          <w:rStyle w:val="a4"/>
          <w:sz w:val="28"/>
          <w:lang w:val="en-US"/>
        </w:rPr>
        <w:instrText>matlab</w:instrText>
      </w:r>
      <w:r w:rsidR="00B853F7" w:rsidRPr="003B3959">
        <w:rPr>
          <w:rStyle w:val="a4"/>
          <w:sz w:val="28"/>
          <w:rPrChange w:id="1186" w:author="Eugene" w:date="2019-05-27T19:48:00Z">
            <w:rPr>
              <w:rStyle w:val="a4"/>
              <w:sz w:val="28"/>
              <w:lang w:val="en-US"/>
            </w:rPr>
          </w:rPrChange>
        </w:rPr>
        <w:instrText>.</w:instrText>
      </w:r>
      <w:r w:rsidR="00B853F7">
        <w:rPr>
          <w:rStyle w:val="a4"/>
          <w:sz w:val="28"/>
          <w:lang w:val="en-US"/>
        </w:rPr>
        <w:instrText>ru</w:instrText>
      </w:r>
      <w:r w:rsidR="00B853F7" w:rsidRPr="003B3959">
        <w:rPr>
          <w:rStyle w:val="a4"/>
          <w:sz w:val="28"/>
          <w:rPrChange w:id="1187" w:author="Eugene" w:date="2019-05-27T19:48:00Z">
            <w:rPr>
              <w:rStyle w:val="a4"/>
              <w:sz w:val="28"/>
              <w:lang w:val="en-US"/>
            </w:rPr>
          </w:rPrChange>
        </w:rPr>
        <w:instrText>/</w:instrText>
      </w:r>
      <w:r w:rsidR="00B853F7">
        <w:rPr>
          <w:rStyle w:val="a4"/>
          <w:sz w:val="28"/>
          <w:lang w:val="en-US"/>
        </w:rPr>
        <w:instrText>products</w:instrText>
      </w:r>
      <w:r w:rsidR="00B853F7" w:rsidRPr="003B3959">
        <w:rPr>
          <w:rStyle w:val="a4"/>
          <w:sz w:val="28"/>
          <w:rPrChange w:id="1188" w:author="Eugene" w:date="2019-05-27T19:48:00Z">
            <w:rPr>
              <w:rStyle w:val="a4"/>
              <w:sz w:val="28"/>
              <w:lang w:val="en-US"/>
            </w:rPr>
          </w:rPrChange>
        </w:rPr>
        <w:instrText>/</w:instrText>
      </w:r>
      <w:r w:rsidR="00B853F7">
        <w:rPr>
          <w:rStyle w:val="a4"/>
          <w:sz w:val="28"/>
          <w:lang w:val="en-US"/>
        </w:rPr>
        <w:instrText>Simulink</w:instrText>
      </w:r>
      <w:r w:rsidR="00B853F7" w:rsidRPr="003B3959">
        <w:rPr>
          <w:rStyle w:val="a4"/>
          <w:sz w:val="28"/>
          <w:rPrChange w:id="1189" w:author="Eugene" w:date="2019-05-27T19:48:00Z">
            <w:rPr>
              <w:rStyle w:val="a4"/>
              <w:sz w:val="28"/>
              <w:lang w:val="en-US"/>
            </w:rPr>
          </w:rPrChange>
        </w:rPr>
        <w:instrText xml:space="preserve">" </w:instrText>
      </w:r>
      <w:r w:rsidR="00B853F7">
        <w:rPr>
          <w:rStyle w:val="a4"/>
          <w:sz w:val="28"/>
          <w:lang w:val="en-US"/>
        </w:rPr>
        <w:fldChar w:fldCharType="separate"/>
      </w:r>
      <w:r w:rsidR="00DB51F7" w:rsidRPr="00867EF5">
        <w:rPr>
          <w:rStyle w:val="a4"/>
          <w:sz w:val="28"/>
          <w:lang w:val="en-US"/>
        </w:rPr>
        <w:t>https</w:t>
      </w:r>
      <w:r w:rsidR="00DB51F7" w:rsidRPr="00867EF5">
        <w:rPr>
          <w:rStyle w:val="a4"/>
          <w:sz w:val="28"/>
        </w:rPr>
        <w:t>://</w:t>
      </w:r>
      <w:proofErr w:type="spellStart"/>
      <w:r w:rsidR="00DB51F7" w:rsidRPr="00867EF5">
        <w:rPr>
          <w:rStyle w:val="a4"/>
          <w:sz w:val="28"/>
          <w:lang w:val="en-US"/>
        </w:rPr>
        <w:t>matlab</w:t>
      </w:r>
      <w:proofErr w:type="spellEnd"/>
      <w:r w:rsidR="00DB51F7" w:rsidRPr="00867EF5">
        <w:rPr>
          <w:rStyle w:val="a4"/>
          <w:sz w:val="28"/>
        </w:rPr>
        <w:t>.</w:t>
      </w:r>
      <w:proofErr w:type="spellStart"/>
      <w:r w:rsidR="00DB51F7" w:rsidRPr="00867EF5">
        <w:rPr>
          <w:rStyle w:val="a4"/>
          <w:sz w:val="28"/>
          <w:lang w:val="en-US"/>
        </w:rPr>
        <w:t>ru</w:t>
      </w:r>
      <w:proofErr w:type="spellEnd"/>
      <w:r w:rsidR="00DB51F7" w:rsidRPr="00867EF5">
        <w:rPr>
          <w:rStyle w:val="a4"/>
          <w:sz w:val="28"/>
        </w:rPr>
        <w:t>/</w:t>
      </w:r>
      <w:r w:rsidR="00DB51F7" w:rsidRPr="00867EF5">
        <w:rPr>
          <w:rStyle w:val="a4"/>
          <w:sz w:val="28"/>
          <w:lang w:val="en-US"/>
        </w:rPr>
        <w:t>products</w:t>
      </w:r>
      <w:r w:rsidR="00DB51F7" w:rsidRPr="00867EF5">
        <w:rPr>
          <w:rStyle w:val="a4"/>
          <w:sz w:val="28"/>
        </w:rPr>
        <w:t>/</w:t>
      </w:r>
      <w:r w:rsidR="00DB51F7" w:rsidRPr="00867EF5">
        <w:rPr>
          <w:rStyle w:val="a4"/>
          <w:sz w:val="28"/>
          <w:lang w:val="en-US"/>
        </w:rPr>
        <w:t>Simulink</w:t>
      </w:r>
      <w:r w:rsidR="00B853F7">
        <w:rPr>
          <w:rStyle w:val="a4"/>
          <w:sz w:val="28"/>
          <w:lang w:val="en-US"/>
        </w:rPr>
        <w:fldChar w:fldCharType="end"/>
      </w:r>
      <w:r w:rsidR="00DB51F7" w:rsidRPr="00DB51F7">
        <w:rPr>
          <w:sz w:val="28"/>
        </w:rPr>
        <w:t xml:space="preserve"> </w:t>
      </w:r>
      <w:r w:rsidR="00DB51F7" w:rsidRPr="001C3932">
        <w:rPr>
          <w:sz w:val="28"/>
        </w:rPr>
        <w:t>(</w:t>
      </w:r>
      <w:r w:rsidR="00DB51F7">
        <w:rPr>
          <w:sz w:val="28"/>
        </w:rPr>
        <w:t xml:space="preserve">дата обращения: </w:t>
      </w:r>
      <w:r w:rsidR="00DB51F7" w:rsidRPr="001C3932">
        <w:rPr>
          <w:sz w:val="28"/>
          <w:szCs w:val="28"/>
        </w:rPr>
        <w:t>26.10.2018, 12:00</w:t>
      </w:r>
      <w:r w:rsidR="00DB51F7">
        <w:rPr>
          <w:sz w:val="28"/>
          <w:szCs w:val="28"/>
        </w:rPr>
        <w:t>)</w:t>
      </w:r>
    </w:p>
    <w:p w14:paraId="5FD95546" w14:textId="7151E8BF" w:rsidR="003F12DA" w:rsidRDefault="00FC2BEC" w:rsidP="00946388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sz w:val="28"/>
        </w:rPr>
      </w:pPr>
      <w:r w:rsidRPr="00FC2BEC">
        <w:rPr>
          <w:sz w:val="28"/>
        </w:rPr>
        <w:lastRenderedPageBreak/>
        <w:t xml:space="preserve"> </w:t>
      </w:r>
      <w:r>
        <w:rPr>
          <w:sz w:val="28"/>
        </w:rPr>
        <w:t>Андреев Е.В., Исследование алгоритмов следования заданной траектории АНПА</w:t>
      </w:r>
    </w:p>
    <w:p w14:paraId="78C9161D" w14:textId="77777777" w:rsidR="00FC2BEC" w:rsidRDefault="00FC2BEC" w:rsidP="00FC2BEC">
      <w:pPr>
        <w:pStyle w:val="a6"/>
        <w:numPr>
          <w:ilvl w:val="0"/>
          <w:numId w:val="1"/>
        </w:numPr>
        <w:spacing w:line="360" w:lineRule="auto"/>
        <w:ind w:left="-284"/>
        <w:jc w:val="both"/>
        <w:rPr>
          <w:color w:val="000000" w:themeColor="text1"/>
          <w:sz w:val="28"/>
        </w:rPr>
      </w:pPr>
      <w:r>
        <w:rPr>
          <w:sz w:val="28"/>
        </w:rPr>
        <w:t xml:space="preserve"> </w:t>
      </w:r>
      <w:r>
        <w:rPr>
          <w:color w:val="000000" w:themeColor="text1"/>
          <w:sz w:val="28"/>
        </w:rPr>
        <w:t>Гуткин Л.С. Принципы радиоуправления беспилотными объектами. – М.: Советское радио, 1959. – 387с.</w:t>
      </w:r>
    </w:p>
    <w:p w14:paraId="12D7868F" w14:textId="62272E1F" w:rsidR="00FC2BEC" w:rsidRPr="00946388" w:rsidRDefault="00FC2BEC" w:rsidP="00FC2BEC">
      <w:pPr>
        <w:pStyle w:val="a6"/>
        <w:spacing w:line="360" w:lineRule="auto"/>
        <w:ind w:left="-284"/>
        <w:jc w:val="both"/>
        <w:rPr>
          <w:sz w:val="28"/>
        </w:rPr>
      </w:pPr>
    </w:p>
    <w:sectPr w:rsidR="00FC2BEC" w:rsidRPr="00946388" w:rsidSect="00C949E0">
      <w:footerReference w:type="default" r:id="rId400"/>
      <w:pgSz w:w="11907" w:h="16838" w:code="9"/>
      <w:pgMar w:top="1134" w:right="851" w:bottom="1134" w:left="1701" w:header="425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55" w:author="Ольга Гладкова" w:date="2019-03-30T13:23:00Z" w:initials="ОГ">
    <w:p w14:paraId="178099D2" w14:textId="505419E3" w:rsidR="00B44055" w:rsidRDefault="00B44055">
      <w:pPr>
        <w:pStyle w:val="af"/>
      </w:pPr>
      <w:r>
        <w:rPr>
          <w:rStyle w:val="ae"/>
        </w:rPr>
        <w:annotationRef/>
      </w:r>
      <w:r>
        <w:t>Возможно в областях с данными экселя выбраны номера ячеек, а не значения в них. В любом случае пора нормально описать данный блок</w:t>
      </w:r>
    </w:p>
  </w:comment>
  <w:comment w:id="494" w:author="Ольга Гладкова" w:date="2019-03-30T14:00:00Z" w:initials="ОГ">
    <w:p w14:paraId="312BE1EE" w14:textId="22CF5424" w:rsidR="00B44055" w:rsidRDefault="00B44055">
      <w:pPr>
        <w:pStyle w:val="af"/>
      </w:pPr>
      <w:r>
        <w:rPr>
          <w:rStyle w:val="ae"/>
        </w:rPr>
        <w:annotationRef/>
      </w:r>
      <w:r>
        <w:t xml:space="preserve">Какое-то длинное выражение, которое Вы уже давно можете сделать более лаконичным и без лишних преобразований!!! </w:t>
      </w:r>
    </w:p>
  </w:comment>
  <w:comment w:id="515" w:author="Ольга Гладкова" w:date="2019-03-30T14:01:00Z" w:initials="ОГ">
    <w:p w14:paraId="06DBB4E9" w14:textId="4C60FFEF" w:rsidR="00B44055" w:rsidRDefault="00B44055">
      <w:pPr>
        <w:pStyle w:val="af"/>
      </w:pPr>
      <w:r>
        <w:rPr>
          <w:rStyle w:val="ae"/>
        </w:rPr>
        <w:annotationRef/>
      </w:r>
      <w:r>
        <w:t>Необходимые численные значения привести в тексте, все формулы записать в общем виде!!!</w:t>
      </w:r>
    </w:p>
  </w:comment>
  <w:comment w:id="550" w:author="Ольга Гладкова" w:date="2019-03-30T14:02:00Z" w:initials="ОГ">
    <w:p w14:paraId="40475CF3" w14:textId="003ECEAB" w:rsidR="00B44055" w:rsidRDefault="00B44055">
      <w:pPr>
        <w:pStyle w:val="af"/>
      </w:pPr>
      <w:r>
        <w:rPr>
          <w:rStyle w:val="ae"/>
        </w:rPr>
        <w:annotationRef/>
      </w:r>
      <w:r>
        <w:t>Где? У Вас здесь переменные, которые ранее не были описаны</w:t>
      </w:r>
    </w:p>
  </w:comment>
  <w:comment w:id="559" w:author="Ольга Гладкова" w:date="2019-03-30T14:02:00Z" w:initials="ОГ">
    <w:p w14:paraId="048B2B19" w14:textId="16272CD5" w:rsidR="00B44055" w:rsidRDefault="00B44055">
      <w:pPr>
        <w:pStyle w:val="af"/>
      </w:pPr>
      <w:r>
        <w:rPr>
          <w:rStyle w:val="ae"/>
        </w:rPr>
        <w:annotationRef/>
      </w:r>
      <w:r>
        <w:t>А то, вдруг, кому-нибудь понадобится решить квадратное уравнение, а формулу для определения дискриминанта не помнят!)</w:t>
      </w:r>
    </w:p>
  </w:comment>
  <w:comment w:id="768" w:author="Ольга Гладкова" w:date="2019-05-26T18:30:00Z" w:initials="ОГ">
    <w:p w14:paraId="30112670" w14:textId="38CDA3B1" w:rsidR="00B44055" w:rsidRPr="00D936EA" w:rsidRDefault="00B44055">
      <w:pPr>
        <w:pStyle w:val="af"/>
      </w:pPr>
      <w:r>
        <w:rPr>
          <w:rStyle w:val="ae"/>
        </w:rPr>
        <w:annotationRef/>
      </w:r>
      <w:r>
        <w:t xml:space="preserve">Далее скорость ПА по курсу обозначается как </w:t>
      </w:r>
      <w:r>
        <w:rPr>
          <w:lang w:val="en-US"/>
        </w:rPr>
        <w:t>W</w:t>
      </w:r>
      <w:r>
        <w:t xml:space="preserve"> без индекса – обозначить единообразно!</w:t>
      </w:r>
    </w:p>
  </w:comment>
  <w:comment w:id="838" w:author="Ольга Гладкова" w:date="2019-05-26T18:34:00Z" w:initials="ОГ">
    <w:p w14:paraId="31E1533D" w14:textId="2A902ACF" w:rsidR="00B44055" w:rsidRDefault="00B44055">
      <w:pPr>
        <w:pStyle w:val="af"/>
      </w:pPr>
      <w:r>
        <w:rPr>
          <w:rStyle w:val="ae"/>
        </w:rPr>
        <w:annotationRef/>
      </w:r>
      <w:r>
        <w:t>По этой схеме сразу возникнут вопросы: почему изобразили сразу замкнутый контур, почему единичная обратная связь, почему именно такой вид структурной схемы, почему коэффициент К расположен именно в этой части структурной схемы и т.п. Предлагаю эту схему убрать, оставить описание и следующую</w:t>
      </w:r>
    </w:p>
  </w:comment>
  <w:comment w:id="917" w:author="Ольга Гладкова" w:date="2019-03-30T14:29:00Z" w:initials="ОГ">
    <w:p w14:paraId="6E597185" w14:textId="7475E5B1" w:rsidR="00B44055" w:rsidRDefault="00B44055">
      <w:pPr>
        <w:pStyle w:val="af"/>
      </w:pPr>
      <w:r>
        <w:rPr>
          <w:rStyle w:val="ae"/>
        </w:rPr>
        <w:annotationRef/>
      </w:r>
      <w:r>
        <w:t>Я понимаю, что Вы очень гордитесь этой оптимизацией процессов расчета и моделирования, но это лишнее))))) Убираем скриншот)</w:t>
      </w:r>
    </w:p>
  </w:comment>
  <w:comment w:id="947" w:author="Ольга Гладкова" w:date="2019-03-30T15:06:00Z" w:initials="ОГ">
    <w:p w14:paraId="3F27445E" w14:textId="448BFAEA" w:rsidR="00B44055" w:rsidRDefault="00B44055">
      <w:pPr>
        <w:pStyle w:val="af"/>
      </w:pPr>
      <w:r>
        <w:rPr>
          <w:rStyle w:val="ae"/>
        </w:rPr>
        <w:annotationRef/>
      </w:r>
      <w:r>
        <w:t>Это не показатель колебательности!</w:t>
      </w:r>
    </w:p>
  </w:comment>
  <w:comment w:id="965" w:author="Ольга Гладкова" w:date="2019-05-26T18:50:00Z" w:initials="ОГ">
    <w:p w14:paraId="7DB587D1" w14:textId="467CC8E2" w:rsidR="00B44055" w:rsidRDefault="00B44055">
      <w:pPr>
        <w:pStyle w:val="af"/>
      </w:pPr>
      <w:r>
        <w:rPr>
          <w:rStyle w:val="ae"/>
        </w:rPr>
        <w:annotationRef/>
      </w:r>
      <w:r>
        <w:t>Почему проверяете именно при этом значении?</w:t>
      </w:r>
    </w:p>
  </w:comment>
  <w:comment w:id="975" w:author="Ольга Гладкова" w:date="2019-05-26T18:53:00Z" w:initials="ОГ">
    <w:p w14:paraId="60DD645E" w14:textId="27C93CC8" w:rsidR="00B44055" w:rsidRDefault="00B44055">
      <w:pPr>
        <w:pStyle w:val="af"/>
      </w:pPr>
      <w:r>
        <w:rPr>
          <w:rStyle w:val="ae"/>
        </w:rPr>
        <w:annotationRef/>
      </w:r>
      <w:r>
        <w:t xml:space="preserve">Логичнее сравнивать ЛИНЕЙНУЮ модель и НЕЛИНЕЙНУЮ на одной скорости ИЛИ линейные модели с синтезированными коэффициентами на малой скорости и на максимальной скорости движения ПА. В текущем варианте сравнение непоказательно. </w:t>
      </w:r>
    </w:p>
  </w:comment>
  <w:comment w:id="986" w:author="Ольга Гладкова" w:date="2019-05-26T18:51:00Z" w:initials="ОГ">
    <w:p w14:paraId="4F1FB857" w14:textId="18AA85D8" w:rsidR="00B44055" w:rsidRPr="00C577A2" w:rsidRDefault="00B44055">
      <w:pPr>
        <w:pStyle w:val="af"/>
      </w:pPr>
      <w:r>
        <w:rPr>
          <w:rStyle w:val="ae"/>
        </w:rPr>
        <w:annotationRef/>
      </w:r>
      <w:r>
        <w:t xml:space="preserve">НА ВСЕХ ГРАФИКАХ НЕОБХОДИМО ПОДПИСАТЬ ОСИ И РАЗМЕРНОСТИ ВЕЛИЧИН ПО ОСЯМ [Кропотов], т.е. ось времени </w:t>
      </w:r>
      <w:r>
        <w:rPr>
          <w:lang w:val="en-US"/>
        </w:rPr>
        <w:t>t</w:t>
      </w:r>
      <w:r w:rsidRPr="00C577A2">
        <w:t>(</w:t>
      </w:r>
      <w:r>
        <w:rPr>
          <w:lang w:val="en-US"/>
        </w:rPr>
        <w:t>c</w:t>
      </w:r>
      <w:r w:rsidRPr="00C577A2">
        <w:t>)</w:t>
      </w:r>
      <w:r>
        <w:t xml:space="preserve">, ось скорости </w:t>
      </w:r>
      <w:r>
        <w:rPr>
          <w:lang w:val="en-US"/>
        </w:rPr>
        <w:t>Vx</w:t>
      </w:r>
      <w:r w:rsidRPr="00C577A2">
        <w:t xml:space="preserve"> (</w:t>
      </w:r>
      <w:r>
        <w:t>м/с)</w:t>
      </w:r>
    </w:p>
  </w:comment>
  <w:comment w:id="989" w:author="Ольга Гладкова" w:date="2019-05-26T18:51:00Z" w:initials="ОГ">
    <w:p w14:paraId="3C3355FA" w14:textId="0739CAA4" w:rsidR="00B44055" w:rsidRDefault="00B44055">
      <w:pPr>
        <w:pStyle w:val="af"/>
      </w:pPr>
      <w:r>
        <w:rPr>
          <w:rStyle w:val="ae"/>
        </w:rPr>
        <w:annotationRef/>
      </w:r>
      <w:r>
        <w:t>Откуда заданное значение такой величины?</w:t>
      </w:r>
    </w:p>
  </w:comment>
  <w:comment w:id="1003" w:author="Ольга Гладкова" w:date="2019-05-26T18:51:00Z" w:initials="ОГ">
    <w:p w14:paraId="72D68C32" w14:textId="77777777" w:rsidR="00B44055" w:rsidRDefault="00B44055" w:rsidP="00B31658">
      <w:pPr>
        <w:pStyle w:val="af"/>
      </w:pPr>
      <w:r>
        <w:rPr>
          <w:rStyle w:val="ae"/>
        </w:rPr>
        <w:annotationRef/>
      </w:r>
      <w:r>
        <w:t>Откуда заданное значение такой величины?</w:t>
      </w:r>
    </w:p>
  </w:comment>
  <w:comment w:id="1043" w:author="Ольга Гладкова" w:date="2019-03-30T15:20:00Z" w:initials="ОГ">
    <w:p w14:paraId="56962959" w14:textId="65CCC201" w:rsidR="00B44055" w:rsidRDefault="00B44055" w:rsidP="008F5EF0">
      <w:pPr>
        <w:pStyle w:val="af"/>
      </w:pPr>
      <w:r>
        <w:rPr>
          <w:rStyle w:val="ae"/>
        </w:rPr>
        <w:annotationRef/>
      </w:r>
      <w:r>
        <w:t>Необходимо сравнить линейную модели и нелинейную с синтезированными регуляторами!</w:t>
      </w:r>
    </w:p>
  </w:comment>
  <w:comment w:id="1052" w:author="Ольга Гладкова" w:date="2019-05-26T18:56:00Z" w:initials="ОГ">
    <w:p w14:paraId="08C2333D" w14:textId="38B40DC8" w:rsidR="00B44055" w:rsidRDefault="00B44055">
      <w:pPr>
        <w:pStyle w:val="af"/>
      </w:pPr>
      <w:r>
        <w:rPr>
          <w:rStyle w:val="ae"/>
        </w:rPr>
        <w:annotationRef/>
      </w:r>
      <w:r>
        <w:t xml:space="preserve"> На схеме показать только полную нелинейную структурную схему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8099D2" w15:done="0"/>
  <w15:commentEx w15:paraId="312BE1EE" w15:done="0"/>
  <w15:commentEx w15:paraId="06DBB4E9" w15:done="0"/>
  <w15:commentEx w15:paraId="40475CF3" w15:done="0"/>
  <w15:commentEx w15:paraId="048B2B19" w15:done="0"/>
  <w15:commentEx w15:paraId="30112670" w15:done="0"/>
  <w15:commentEx w15:paraId="31E1533D" w15:done="0"/>
  <w15:commentEx w15:paraId="6E597185" w15:done="0"/>
  <w15:commentEx w15:paraId="3F27445E" w15:done="0"/>
  <w15:commentEx w15:paraId="7DB587D1" w15:done="0"/>
  <w15:commentEx w15:paraId="60DD645E" w15:done="0"/>
  <w15:commentEx w15:paraId="4F1FB857" w15:done="0"/>
  <w15:commentEx w15:paraId="3C3355FA" w15:done="0"/>
  <w15:commentEx w15:paraId="72D68C32" w15:done="0"/>
  <w15:commentEx w15:paraId="56962959" w15:done="0"/>
  <w15:commentEx w15:paraId="08C2333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8099D2" w16cid:durableId="238F6808"/>
  <w16cid:commentId w16cid:paraId="312BE1EE" w16cid:durableId="238F6809"/>
  <w16cid:commentId w16cid:paraId="06DBB4E9" w16cid:durableId="238F680A"/>
  <w16cid:commentId w16cid:paraId="40475CF3" w16cid:durableId="238F680B"/>
  <w16cid:commentId w16cid:paraId="048B2B19" w16cid:durableId="238F680C"/>
  <w16cid:commentId w16cid:paraId="30112670" w16cid:durableId="238F680D"/>
  <w16cid:commentId w16cid:paraId="31E1533D" w16cid:durableId="238F680E"/>
  <w16cid:commentId w16cid:paraId="6E597185" w16cid:durableId="238F680F"/>
  <w16cid:commentId w16cid:paraId="3F27445E" w16cid:durableId="238F6810"/>
  <w16cid:commentId w16cid:paraId="7DB587D1" w16cid:durableId="238F6811"/>
  <w16cid:commentId w16cid:paraId="60DD645E" w16cid:durableId="238F6812"/>
  <w16cid:commentId w16cid:paraId="4F1FB857" w16cid:durableId="238F6813"/>
  <w16cid:commentId w16cid:paraId="3C3355FA" w16cid:durableId="238F6814"/>
  <w16cid:commentId w16cid:paraId="72D68C32" w16cid:durableId="238F6815"/>
  <w16cid:commentId w16cid:paraId="56962959" w16cid:durableId="238F6816"/>
  <w16cid:commentId w16cid:paraId="08C2333D" w16cid:durableId="238F68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4F8DA" w14:textId="77777777" w:rsidR="003D73AE" w:rsidRDefault="003D73AE" w:rsidP="00CF73CF">
      <w:r>
        <w:separator/>
      </w:r>
    </w:p>
  </w:endnote>
  <w:endnote w:type="continuationSeparator" w:id="0">
    <w:p w14:paraId="4A42B281" w14:textId="77777777" w:rsidR="003D73AE" w:rsidRDefault="003D73AE" w:rsidP="00CF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2731075"/>
      <w:docPartObj>
        <w:docPartGallery w:val="Page Numbers (Bottom of Page)"/>
        <w:docPartUnique/>
      </w:docPartObj>
    </w:sdtPr>
    <w:sdtEndPr/>
    <w:sdtContent>
      <w:p w14:paraId="06A59B6D" w14:textId="77777777" w:rsidR="00B44055" w:rsidRDefault="00B4405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2FFB">
          <w:rPr>
            <w:noProof/>
          </w:rPr>
          <w:t>36</w:t>
        </w:r>
        <w:r>
          <w:fldChar w:fldCharType="end"/>
        </w:r>
      </w:p>
    </w:sdtContent>
  </w:sdt>
  <w:p w14:paraId="1A484B43" w14:textId="77777777" w:rsidR="00B44055" w:rsidRDefault="00B4405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9E28B" w14:textId="77777777" w:rsidR="003D73AE" w:rsidRDefault="003D73AE" w:rsidP="00CF73CF">
      <w:r>
        <w:separator/>
      </w:r>
    </w:p>
  </w:footnote>
  <w:footnote w:type="continuationSeparator" w:id="0">
    <w:p w14:paraId="281DC374" w14:textId="77777777" w:rsidR="003D73AE" w:rsidRDefault="003D73AE" w:rsidP="00CF7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44.45pt;height:28.6pt;visibility:visible;mso-wrap-style:square" o:bullet="t">
        <v:imagedata r:id="rId1" o:title=""/>
      </v:shape>
    </w:pict>
  </w:numPicBullet>
  <w:abstractNum w:abstractNumId="0" w15:restartNumberingAfterBreak="0">
    <w:nsid w:val="1A002E9C"/>
    <w:multiLevelType w:val="hybridMultilevel"/>
    <w:tmpl w:val="1FAA3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p">
    <w15:presenceInfo w15:providerId="None" w15:userId="hp"/>
  </w15:person>
  <w15:person w15:author="Eugene">
    <w15:presenceInfo w15:providerId="None" w15:userId="Eugene"/>
  </w15:person>
  <w15:person w15:author="Ольга Гладкова">
    <w15:presenceInfo w15:providerId="Windows Live" w15:userId="c7d3637ca8026a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97D"/>
    <w:rsid w:val="0000310E"/>
    <w:rsid w:val="00005678"/>
    <w:rsid w:val="00007945"/>
    <w:rsid w:val="00010B42"/>
    <w:rsid w:val="00010D79"/>
    <w:rsid w:val="00011D5B"/>
    <w:rsid w:val="000122B8"/>
    <w:rsid w:val="000264FB"/>
    <w:rsid w:val="00030BC0"/>
    <w:rsid w:val="000325B1"/>
    <w:rsid w:val="000338A9"/>
    <w:rsid w:val="00036F4E"/>
    <w:rsid w:val="00040055"/>
    <w:rsid w:val="00040D43"/>
    <w:rsid w:val="00043951"/>
    <w:rsid w:val="00044CFE"/>
    <w:rsid w:val="00051DE5"/>
    <w:rsid w:val="000530E6"/>
    <w:rsid w:val="00053B2D"/>
    <w:rsid w:val="0007070E"/>
    <w:rsid w:val="00072649"/>
    <w:rsid w:val="00072C73"/>
    <w:rsid w:val="000770AB"/>
    <w:rsid w:val="000775CF"/>
    <w:rsid w:val="00083897"/>
    <w:rsid w:val="00085BD3"/>
    <w:rsid w:val="000930CF"/>
    <w:rsid w:val="00096AEC"/>
    <w:rsid w:val="000A2508"/>
    <w:rsid w:val="000A5EFB"/>
    <w:rsid w:val="000B0BF8"/>
    <w:rsid w:val="000B14D3"/>
    <w:rsid w:val="000B2E06"/>
    <w:rsid w:val="000B7537"/>
    <w:rsid w:val="000C36C4"/>
    <w:rsid w:val="000C4450"/>
    <w:rsid w:val="000C4F39"/>
    <w:rsid w:val="000C6B42"/>
    <w:rsid w:val="000C7069"/>
    <w:rsid w:val="000E3633"/>
    <w:rsid w:val="000E486E"/>
    <w:rsid w:val="000F0CF7"/>
    <w:rsid w:val="000F4408"/>
    <w:rsid w:val="001010B1"/>
    <w:rsid w:val="0010455D"/>
    <w:rsid w:val="001067A2"/>
    <w:rsid w:val="00111850"/>
    <w:rsid w:val="00114377"/>
    <w:rsid w:val="0012276A"/>
    <w:rsid w:val="0012635E"/>
    <w:rsid w:val="0012735C"/>
    <w:rsid w:val="00130054"/>
    <w:rsid w:val="001322C9"/>
    <w:rsid w:val="00132D29"/>
    <w:rsid w:val="0013655D"/>
    <w:rsid w:val="001373FB"/>
    <w:rsid w:val="00141C96"/>
    <w:rsid w:val="00142DD9"/>
    <w:rsid w:val="001559C2"/>
    <w:rsid w:val="001571C9"/>
    <w:rsid w:val="00162E91"/>
    <w:rsid w:val="00165E04"/>
    <w:rsid w:val="001726C2"/>
    <w:rsid w:val="00173390"/>
    <w:rsid w:val="00173D99"/>
    <w:rsid w:val="00174E87"/>
    <w:rsid w:val="00175311"/>
    <w:rsid w:val="00186526"/>
    <w:rsid w:val="00187423"/>
    <w:rsid w:val="00197A8F"/>
    <w:rsid w:val="001A09E4"/>
    <w:rsid w:val="001A319E"/>
    <w:rsid w:val="001A451C"/>
    <w:rsid w:val="001A6C7F"/>
    <w:rsid w:val="001B0622"/>
    <w:rsid w:val="001B1446"/>
    <w:rsid w:val="001B2642"/>
    <w:rsid w:val="001B63CF"/>
    <w:rsid w:val="001C1C29"/>
    <w:rsid w:val="001C4876"/>
    <w:rsid w:val="001C6851"/>
    <w:rsid w:val="001D0D8E"/>
    <w:rsid w:val="001D370D"/>
    <w:rsid w:val="001E1292"/>
    <w:rsid w:val="001E5288"/>
    <w:rsid w:val="001F15F2"/>
    <w:rsid w:val="001F52D1"/>
    <w:rsid w:val="00202E6B"/>
    <w:rsid w:val="00203DB2"/>
    <w:rsid w:val="00211436"/>
    <w:rsid w:val="00222D38"/>
    <w:rsid w:val="002242B5"/>
    <w:rsid w:val="00224D10"/>
    <w:rsid w:val="00225B40"/>
    <w:rsid w:val="00226F49"/>
    <w:rsid w:val="00227E08"/>
    <w:rsid w:val="00227E84"/>
    <w:rsid w:val="002312FA"/>
    <w:rsid w:val="002317AC"/>
    <w:rsid w:val="002346C1"/>
    <w:rsid w:val="0024729B"/>
    <w:rsid w:val="002505B1"/>
    <w:rsid w:val="0025229E"/>
    <w:rsid w:val="00253117"/>
    <w:rsid w:val="002544AB"/>
    <w:rsid w:val="002566DC"/>
    <w:rsid w:val="00260FD2"/>
    <w:rsid w:val="0026245C"/>
    <w:rsid w:val="0026490F"/>
    <w:rsid w:val="00266008"/>
    <w:rsid w:val="002736F9"/>
    <w:rsid w:val="00273CA6"/>
    <w:rsid w:val="0027518F"/>
    <w:rsid w:val="00277F99"/>
    <w:rsid w:val="00290368"/>
    <w:rsid w:val="00292150"/>
    <w:rsid w:val="00293915"/>
    <w:rsid w:val="00294204"/>
    <w:rsid w:val="00294C3A"/>
    <w:rsid w:val="00296336"/>
    <w:rsid w:val="002A57CE"/>
    <w:rsid w:val="002A6EAB"/>
    <w:rsid w:val="002B17BF"/>
    <w:rsid w:val="002B3702"/>
    <w:rsid w:val="002B3EF0"/>
    <w:rsid w:val="002B3F2C"/>
    <w:rsid w:val="002B5994"/>
    <w:rsid w:val="002B5B3C"/>
    <w:rsid w:val="002B748C"/>
    <w:rsid w:val="002C4B7D"/>
    <w:rsid w:val="002C6E61"/>
    <w:rsid w:val="002C7036"/>
    <w:rsid w:val="002D5C23"/>
    <w:rsid w:val="002D72AD"/>
    <w:rsid w:val="002E2312"/>
    <w:rsid w:val="002E3289"/>
    <w:rsid w:val="002E3A24"/>
    <w:rsid w:val="002E428B"/>
    <w:rsid w:val="002F21C9"/>
    <w:rsid w:val="002F5734"/>
    <w:rsid w:val="002F59AA"/>
    <w:rsid w:val="002F669B"/>
    <w:rsid w:val="003035CB"/>
    <w:rsid w:val="003056A8"/>
    <w:rsid w:val="003071B0"/>
    <w:rsid w:val="003114DF"/>
    <w:rsid w:val="00314B6C"/>
    <w:rsid w:val="0031583F"/>
    <w:rsid w:val="00326F70"/>
    <w:rsid w:val="0032724C"/>
    <w:rsid w:val="0033001E"/>
    <w:rsid w:val="0033546F"/>
    <w:rsid w:val="00335948"/>
    <w:rsid w:val="00343AF0"/>
    <w:rsid w:val="00344E7D"/>
    <w:rsid w:val="003464E7"/>
    <w:rsid w:val="003474DD"/>
    <w:rsid w:val="00354381"/>
    <w:rsid w:val="00361B57"/>
    <w:rsid w:val="00361D39"/>
    <w:rsid w:val="0036538F"/>
    <w:rsid w:val="00365511"/>
    <w:rsid w:val="00365F6F"/>
    <w:rsid w:val="003704DC"/>
    <w:rsid w:val="00373682"/>
    <w:rsid w:val="00383F4B"/>
    <w:rsid w:val="0038777A"/>
    <w:rsid w:val="0039476E"/>
    <w:rsid w:val="00395AF7"/>
    <w:rsid w:val="003960FF"/>
    <w:rsid w:val="003975CB"/>
    <w:rsid w:val="00397D21"/>
    <w:rsid w:val="003A2DEF"/>
    <w:rsid w:val="003A5171"/>
    <w:rsid w:val="003A594D"/>
    <w:rsid w:val="003A6A1C"/>
    <w:rsid w:val="003B3959"/>
    <w:rsid w:val="003B5ED5"/>
    <w:rsid w:val="003C231A"/>
    <w:rsid w:val="003D220F"/>
    <w:rsid w:val="003D2D2A"/>
    <w:rsid w:val="003D5EE6"/>
    <w:rsid w:val="003D6E8A"/>
    <w:rsid w:val="003D7398"/>
    <w:rsid w:val="003D73AE"/>
    <w:rsid w:val="003E163B"/>
    <w:rsid w:val="003E2E67"/>
    <w:rsid w:val="003E3698"/>
    <w:rsid w:val="003E41A9"/>
    <w:rsid w:val="003E5135"/>
    <w:rsid w:val="003F04F4"/>
    <w:rsid w:val="003F12DA"/>
    <w:rsid w:val="003F483D"/>
    <w:rsid w:val="003F5447"/>
    <w:rsid w:val="003F58C3"/>
    <w:rsid w:val="0040205C"/>
    <w:rsid w:val="00405378"/>
    <w:rsid w:val="00410F8A"/>
    <w:rsid w:val="004117A6"/>
    <w:rsid w:val="004121D2"/>
    <w:rsid w:val="00413FC6"/>
    <w:rsid w:val="00421EC3"/>
    <w:rsid w:val="00425293"/>
    <w:rsid w:val="004331DC"/>
    <w:rsid w:val="00433312"/>
    <w:rsid w:val="00434C5C"/>
    <w:rsid w:val="00441427"/>
    <w:rsid w:val="0044486D"/>
    <w:rsid w:val="004501FC"/>
    <w:rsid w:val="0046449B"/>
    <w:rsid w:val="00465CE0"/>
    <w:rsid w:val="004668B9"/>
    <w:rsid w:val="0047044C"/>
    <w:rsid w:val="00477C3D"/>
    <w:rsid w:val="0048596E"/>
    <w:rsid w:val="00491E53"/>
    <w:rsid w:val="00494DCD"/>
    <w:rsid w:val="004950E0"/>
    <w:rsid w:val="004A3CB2"/>
    <w:rsid w:val="004A6AA1"/>
    <w:rsid w:val="004B2D3F"/>
    <w:rsid w:val="004B3542"/>
    <w:rsid w:val="004C0191"/>
    <w:rsid w:val="004C41F0"/>
    <w:rsid w:val="004C5AC2"/>
    <w:rsid w:val="004C5F5B"/>
    <w:rsid w:val="004D7BD4"/>
    <w:rsid w:val="004E3A0B"/>
    <w:rsid w:val="004E6D62"/>
    <w:rsid w:val="004E7C29"/>
    <w:rsid w:val="004F10F4"/>
    <w:rsid w:val="004F118E"/>
    <w:rsid w:val="004F3D80"/>
    <w:rsid w:val="004F4881"/>
    <w:rsid w:val="004F506A"/>
    <w:rsid w:val="004F59D9"/>
    <w:rsid w:val="00505259"/>
    <w:rsid w:val="005069D1"/>
    <w:rsid w:val="005079B2"/>
    <w:rsid w:val="00511684"/>
    <w:rsid w:val="0051293B"/>
    <w:rsid w:val="00514626"/>
    <w:rsid w:val="005229C0"/>
    <w:rsid w:val="00523267"/>
    <w:rsid w:val="00526D16"/>
    <w:rsid w:val="005357AA"/>
    <w:rsid w:val="00540D32"/>
    <w:rsid w:val="00541045"/>
    <w:rsid w:val="00544B93"/>
    <w:rsid w:val="00545503"/>
    <w:rsid w:val="00552729"/>
    <w:rsid w:val="00555217"/>
    <w:rsid w:val="00564E2F"/>
    <w:rsid w:val="00567D80"/>
    <w:rsid w:val="00571A96"/>
    <w:rsid w:val="005756B8"/>
    <w:rsid w:val="00596C0A"/>
    <w:rsid w:val="005A2551"/>
    <w:rsid w:val="005A6FF5"/>
    <w:rsid w:val="005A7D4D"/>
    <w:rsid w:val="005B2063"/>
    <w:rsid w:val="005B35FE"/>
    <w:rsid w:val="005B3C51"/>
    <w:rsid w:val="005B649A"/>
    <w:rsid w:val="005C3381"/>
    <w:rsid w:val="005C58F0"/>
    <w:rsid w:val="005C7065"/>
    <w:rsid w:val="005C7B2F"/>
    <w:rsid w:val="005E0A78"/>
    <w:rsid w:val="005E3888"/>
    <w:rsid w:val="005E3B4C"/>
    <w:rsid w:val="005E3BFC"/>
    <w:rsid w:val="005E4557"/>
    <w:rsid w:val="005F16D6"/>
    <w:rsid w:val="00606F1F"/>
    <w:rsid w:val="006111BA"/>
    <w:rsid w:val="00612513"/>
    <w:rsid w:val="00615368"/>
    <w:rsid w:val="00626E86"/>
    <w:rsid w:val="00631CC3"/>
    <w:rsid w:val="006335D3"/>
    <w:rsid w:val="00635D54"/>
    <w:rsid w:val="006375A2"/>
    <w:rsid w:val="006421D1"/>
    <w:rsid w:val="00643FE4"/>
    <w:rsid w:val="0065097D"/>
    <w:rsid w:val="006509ED"/>
    <w:rsid w:val="00651D66"/>
    <w:rsid w:val="006525A5"/>
    <w:rsid w:val="00656BB0"/>
    <w:rsid w:val="00672851"/>
    <w:rsid w:val="006747FB"/>
    <w:rsid w:val="006802C7"/>
    <w:rsid w:val="0068574D"/>
    <w:rsid w:val="00686208"/>
    <w:rsid w:val="006A0ACE"/>
    <w:rsid w:val="006B2745"/>
    <w:rsid w:val="006B2B51"/>
    <w:rsid w:val="006B369B"/>
    <w:rsid w:val="006B4DC7"/>
    <w:rsid w:val="006C0849"/>
    <w:rsid w:val="006C5FA5"/>
    <w:rsid w:val="006C7B2F"/>
    <w:rsid w:val="006D1D2B"/>
    <w:rsid w:val="006E2ADC"/>
    <w:rsid w:val="006E3891"/>
    <w:rsid w:val="006E6D9D"/>
    <w:rsid w:val="006E744F"/>
    <w:rsid w:val="006F169E"/>
    <w:rsid w:val="006F6A1E"/>
    <w:rsid w:val="006F6DF9"/>
    <w:rsid w:val="006F789C"/>
    <w:rsid w:val="007019F1"/>
    <w:rsid w:val="00703351"/>
    <w:rsid w:val="00710938"/>
    <w:rsid w:val="00723BF0"/>
    <w:rsid w:val="00732B4D"/>
    <w:rsid w:val="00732DD5"/>
    <w:rsid w:val="00736107"/>
    <w:rsid w:val="00737260"/>
    <w:rsid w:val="0074015A"/>
    <w:rsid w:val="00740D20"/>
    <w:rsid w:val="00742508"/>
    <w:rsid w:val="00757488"/>
    <w:rsid w:val="00762D76"/>
    <w:rsid w:val="007744FA"/>
    <w:rsid w:val="0077769C"/>
    <w:rsid w:val="00777F9E"/>
    <w:rsid w:val="00781C70"/>
    <w:rsid w:val="0078318B"/>
    <w:rsid w:val="00783732"/>
    <w:rsid w:val="0078411E"/>
    <w:rsid w:val="007842B8"/>
    <w:rsid w:val="00790CE3"/>
    <w:rsid w:val="007916B7"/>
    <w:rsid w:val="007924F7"/>
    <w:rsid w:val="00794690"/>
    <w:rsid w:val="00794B3F"/>
    <w:rsid w:val="00796F18"/>
    <w:rsid w:val="00797EF9"/>
    <w:rsid w:val="007A3936"/>
    <w:rsid w:val="007B2CF1"/>
    <w:rsid w:val="007B2D67"/>
    <w:rsid w:val="007B41C7"/>
    <w:rsid w:val="007B4BF5"/>
    <w:rsid w:val="007B6289"/>
    <w:rsid w:val="007C09DF"/>
    <w:rsid w:val="007C29FB"/>
    <w:rsid w:val="007D08EE"/>
    <w:rsid w:val="007D41BE"/>
    <w:rsid w:val="007D5439"/>
    <w:rsid w:val="007D5CBB"/>
    <w:rsid w:val="007D68FB"/>
    <w:rsid w:val="007E2E06"/>
    <w:rsid w:val="007E315A"/>
    <w:rsid w:val="007E67B7"/>
    <w:rsid w:val="007F029A"/>
    <w:rsid w:val="007F35EE"/>
    <w:rsid w:val="007F3BE9"/>
    <w:rsid w:val="008010C2"/>
    <w:rsid w:val="008071B5"/>
    <w:rsid w:val="00812A08"/>
    <w:rsid w:val="008136A5"/>
    <w:rsid w:val="00813B9E"/>
    <w:rsid w:val="00816ABA"/>
    <w:rsid w:val="00827C8E"/>
    <w:rsid w:val="00836745"/>
    <w:rsid w:val="00837CB7"/>
    <w:rsid w:val="00841F45"/>
    <w:rsid w:val="00843F1B"/>
    <w:rsid w:val="00844F9B"/>
    <w:rsid w:val="008454D1"/>
    <w:rsid w:val="00863B53"/>
    <w:rsid w:val="00864C51"/>
    <w:rsid w:val="00865776"/>
    <w:rsid w:val="0086637A"/>
    <w:rsid w:val="00870AC6"/>
    <w:rsid w:val="00871164"/>
    <w:rsid w:val="0087244E"/>
    <w:rsid w:val="008750F7"/>
    <w:rsid w:val="00877FB5"/>
    <w:rsid w:val="008800E4"/>
    <w:rsid w:val="0089003C"/>
    <w:rsid w:val="0089027B"/>
    <w:rsid w:val="008940F2"/>
    <w:rsid w:val="00894F72"/>
    <w:rsid w:val="008A676B"/>
    <w:rsid w:val="008B7AFB"/>
    <w:rsid w:val="008C1563"/>
    <w:rsid w:val="008C317D"/>
    <w:rsid w:val="008E1BF6"/>
    <w:rsid w:val="008F5EF0"/>
    <w:rsid w:val="008F74A7"/>
    <w:rsid w:val="00904DC4"/>
    <w:rsid w:val="00905865"/>
    <w:rsid w:val="009117EA"/>
    <w:rsid w:val="00912F13"/>
    <w:rsid w:val="0091394C"/>
    <w:rsid w:val="00931EA1"/>
    <w:rsid w:val="00935315"/>
    <w:rsid w:val="00940C97"/>
    <w:rsid w:val="009433C5"/>
    <w:rsid w:val="00944C3A"/>
    <w:rsid w:val="009458B8"/>
    <w:rsid w:val="00946388"/>
    <w:rsid w:val="00946C29"/>
    <w:rsid w:val="00947723"/>
    <w:rsid w:val="009507AF"/>
    <w:rsid w:val="00950CF1"/>
    <w:rsid w:val="009617E8"/>
    <w:rsid w:val="009648EB"/>
    <w:rsid w:val="00965954"/>
    <w:rsid w:val="00973B1D"/>
    <w:rsid w:val="00975B8F"/>
    <w:rsid w:val="00983D39"/>
    <w:rsid w:val="009857D9"/>
    <w:rsid w:val="00990F18"/>
    <w:rsid w:val="00995B74"/>
    <w:rsid w:val="009A7E07"/>
    <w:rsid w:val="009B043B"/>
    <w:rsid w:val="009B468D"/>
    <w:rsid w:val="009B544F"/>
    <w:rsid w:val="009B55DE"/>
    <w:rsid w:val="009C0487"/>
    <w:rsid w:val="009C2388"/>
    <w:rsid w:val="009C4BB3"/>
    <w:rsid w:val="009D1CE6"/>
    <w:rsid w:val="009D2173"/>
    <w:rsid w:val="009D7C7A"/>
    <w:rsid w:val="009F4250"/>
    <w:rsid w:val="009F692A"/>
    <w:rsid w:val="009F7A0B"/>
    <w:rsid w:val="00A109D8"/>
    <w:rsid w:val="00A11D2D"/>
    <w:rsid w:val="00A44136"/>
    <w:rsid w:val="00A52798"/>
    <w:rsid w:val="00A53A3E"/>
    <w:rsid w:val="00A5557B"/>
    <w:rsid w:val="00A61709"/>
    <w:rsid w:val="00A62EA2"/>
    <w:rsid w:val="00A65815"/>
    <w:rsid w:val="00A666F1"/>
    <w:rsid w:val="00A7238F"/>
    <w:rsid w:val="00A74EFD"/>
    <w:rsid w:val="00A7510D"/>
    <w:rsid w:val="00A84CB7"/>
    <w:rsid w:val="00A8605D"/>
    <w:rsid w:val="00A90B28"/>
    <w:rsid w:val="00AA1734"/>
    <w:rsid w:val="00AA33EF"/>
    <w:rsid w:val="00AA7429"/>
    <w:rsid w:val="00AB0B78"/>
    <w:rsid w:val="00AB616C"/>
    <w:rsid w:val="00AB7379"/>
    <w:rsid w:val="00AD0F10"/>
    <w:rsid w:val="00AD109B"/>
    <w:rsid w:val="00AD10A8"/>
    <w:rsid w:val="00AD3FF2"/>
    <w:rsid w:val="00AD6AE2"/>
    <w:rsid w:val="00AE1A53"/>
    <w:rsid w:val="00B134F0"/>
    <w:rsid w:val="00B147F1"/>
    <w:rsid w:val="00B233BA"/>
    <w:rsid w:val="00B26163"/>
    <w:rsid w:val="00B27E2C"/>
    <w:rsid w:val="00B31658"/>
    <w:rsid w:val="00B35237"/>
    <w:rsid w:val="00B44055"/>
    <w:rsid w:val="00B44E1C"/>
    <w:rsid w:val="00B509E1"/>
    <w:rsid w:val="00B51E81"/>
    <w:rsid w:val="00B54788"/>
    <w:rsid w:val="00B75383"/>
    <w:rsid w:val="00B80D68"/>
    <w:rsid w:val="00B8276E"/>
    <w:rsid w:val="00B853F7"/>
    <w:rsid w:val="00B97ECC"/>
    <w:rsid w:val="00BA6A9E"/>
    <w:rsid w:val="00BB29F9"/>
    <w:rsid w:val="00BB5624"/>
    <w:rsid w:val="00BC7500"/>
    <w:rsid w:val="00BC7B7B"/>
    <w:rsid w:val="00BD0F02"/>
    <w:rsid w:val="00BD3E61"/>
    <w:rsid w:val="00BD45EA"/>
    <w:rsid w:val="00BD6DEE"/>
    <w:rsid w:val="00BE0A2C"/>
    <w:rsid w:val="00BE19FA"/>
    <w:rsid w:val="00BE2654"/>
    <w:rsid w:val="00BF01AC"/>
    <w:rsid w:val="00BF13E1"/>
    <w:rsid w:val="00BF2435"/>
    <w:rsid w:val="00BF3C8D"/>
    <w:rsid w:val="00BF4F88"/>
    <w:rsid w:val="00C012D7"/>
    <w:rsid w:val="00C039B2"/>
    <w:rsid w:val="00C03FD0"/>
    <w:rsid w:val="00C04532"/>
    <w:rsid w:val="00C1108A"/>
    <w:rsid w:val="00C11C8F"/>
    <w:rsid w:val="00C140BF"/>
    <w:rsid w:val="00C2082C"/>
    <w:rsid w:val="00C3158B"/>
    <w:rsid w:val="00C33391"/>
    <w:rsid w:val="00C406EA"/>
    <w:rsid w:val="00C42FFB"/>
    <w:rsid w:val="00C44381"/>
    <w:rsid w:val="00C45113"/>
    <w:rsid w:val="00C45D69"/>
    <w:rsid w:val="00C508C3"/>
    <w:rsid w:val="00C577A2"/>
    <w:rsid w:val="00C577A5"/>
    <w:rsid w:val="00C64E63"/>
    <w:rsid w:val="00C66BB1"/>
    <w:rsid w:val="00C723A7"/>
    <w:rsid w:val="00C73BED"/>
    <w:rsid w:val="00C76BB2"/>
    <w:rsid w:val="00C7746E"/>
    <w:rsid w:val="00C825A4"/>
    <w:rsid w:val="00C90E61"/>
    <w:rsid w:val="00C9295B"/>
    <w:rsid w:val="00C93FC0"/>
    <w:rsid w:val="00C949E0"/>
    <w:rsid w:val="00C96C5F"/>
    <w:rsid w:val="00C97205"/>
    <w:rsid w:val="00CA6CC0"/>
    <w:rsid w:val="00CA6EBD"/>
    <w:rsid w:val="00CA71AF"/>
    <w:rsid w:val="00CB31FB"/>
    <w:rsid w:val="00CB764B"/>
    <w:rsid w:val="00CB7A85"/>
    <w:rsid w:val="00CC1D93"/>
    <w:rsid w:val="00CD1966"/>
    <w:rsid w:val="00CD5FC5"/>
    <w:rsid w:val="00CE4288"/>
    <w:rsid w:val="00CE5FA9"/>
    <w:rsid w:val="00CE69E9"/>
    <w:rsid w:val="00CF2AD8"/>
    <w:rsid w:val="00CF480F"/>
    <w:rsid w:val="00CF5417"/>
    <w:rsid w:val="00CF5592"/>
    <w:rsid w:val="00CF73CF"/>
    <w:rsid w:val="00D05A3B"/>
    <w:rsid w:val="00D069AD"/>
    <w:rsid w:val="00D11AAB"/>
    <w:rsid w:val="00D14302"/>
    <w:rsid w:val="00D24912"/>
    <w:rsid w:val="00D3544E"/>
    <w:rsid w:val="00D461E4"/>
    <w:rsid w:val="00D50E38"/>
    <w:rsid w:val="00D55C38"/>
    <w:rsid w:val="00D612B3"/>
    <w:rsid w:val="00D614BB"/>
    <w:rsid w:val="00D63369"/>
    <w:rsid w:val="00D63B31"/>
    <w:rsid w:val="00D73C24"/>
    <w:rsid w:val="00D81285"/>
    <w:rsid w:val="00D84D81"/>
    <w:rsid w:val="00D936EA"/>
    <w:rsid w:val="00D94BBD"/>
    <w:rsid w:val="00D961AB"/>
    <w:rsid w:val="00DA0468"/>
    <w:rsid w:val="00DA5A20"/>
    <w:rsid w:val="00DB51F7"/>
    <w:rsid w:val="00DB59C6"/>
    <w:rsid w:val="00DB690D"/>
    <w:rsid w:val="00DB76B3"/>
    <w:rsid w:val="00DC1E6C"/>
    <w:rsid w:val="00DC5246"/>
    <w:rsid w:val="00DC665F"/>
    <w:rsid w:val="00DD1F9B"/>
    <w:rsid w:val="00DD28DF"/>
    <w:rsid w:val="00DD3705"/>
    <w:rsid w:val="00DD3A64"/>
    <w:rsid w:val="00DE2F7F"/>
    <w:rsid w:val="00DF0CF3"/>
    <w:rsid w:val="00DF1B91"/>
    <w:rsid w:val="00DF3E49"/>
    <w:rsid w:val="00DF3F8E"/>
    <w:rsid w:val="00DF43D1"/>
    <w:rsid w:val="00E018E6"/>
    <w:rsid w:val="00E05A72"/>
    <w:rsid w:val="00E105C0"/>
    <w:rsid w:val="00E11BFD"/>
    <w:rsid w:val="00E1250D"/>
    <w:rsid w:val="00E1762B"/>
    <w:rsid w:val="00E179A3"/>
    <w:rsid w:val="00E3624C"/>
    <w:rsid w:val="00E37D5F"/>
    <w:rsid w:val="00E44A88"/>
    <w:rsid w:val="00E50A67"/>
    <w:rsid w:val="00E512CE"/>
    <w:rsid w:val="00E615D1"/>
    <w:rsid w:val="00E6393A"/>
    <w:rsid w:val="00E6648B"/>
    <w:rsid w:val="00E66620"/>
    <w:rsid w:val="00E707E6"/>
    <w:rsid w:val="00E710FB"/>
    <w:rsid w:val="00E7199D"/>
    <w:rsid w:val="00E73D29"/>
    <w:rsid w:val="00E84CEA"/>
    <w:rsid w:val="00E84E33"/>
    <w:rsid w:val="00E85345"/>
    <w:rsid w:val="00E87863"/>
    <w:rsid w:val="00EA0C99"/>
    <w:rsid w:val="00EA455F"/>
    <w:rsid w:val="00EA5D28"/>
    <w:rsid w:val="00EB62EB"/>
    <w:rsid w:val="00EC190F"/>
    <w:rsid w:val="00EC3A94"/>
    <w:rsid w:val="00EC47DA"/>
    <w:rsid w:val="00EC536A"/>
    <w:rsid w:val="00EC7ED3"/>
    <w:rsid w:val="00ED3EB7"/>
    <w:rsid w:val="00ED50AC"/>
    <w:rsid w:val="00ED5397"/>
    <w:rsid w:val="00ED6631"/>
    <w:rsid w:val="00ED7273"/>
    <w:rsid w:val="00EE1D8B"/>
    <w:rsid w:val="00EE4EB9"/>
    <w:rsid w:val="00EF4665"/>
    <w:rsid w:val="00EF4A31"/>
    <w:rsid w:val="00EF5E61"/>
    <w:rsid w:val="00EF723B"/>
    <w:rsid w:val="00F059EA"/>
    <w:rsid w:val="00F11D37"/>
    <w:rsid w:val="00F13527"/>
    <w:rsid w:val="00F15B64"/>
    <w:rsid w:val="00F17431"/>
    <w:rsid w:val="00F20572"/>
    <w:rsid w:val="00F246B4"/>
    <w:rsid w:val="00F34E7F"/>
    <w:rsid w:val="00F3504B"/>
    <w:rsid w:val="00F3649A"/>
    <w:rsid w:val="00F421A0"/>
    <w:rsid w:val="00F42303"/>
    <w:rsid w:val="00F460B0"/>
    <w:rsid w:val="00F46909"/>
    <w:rsid w:val="00F52758"/>
    <w:rsid w:val="00F66431"/>
    <w:rsid w:val="00F66C35"/>
    <w:rsid w:val="00F706A1"/>
    <w:rsid w:val="00F7213D"/>
    <w:rsid w:val="00F73852"/>
    <w:rsid w:val="00F7739A"/>
    <w:rsid w:val="00F866DA"/>
    <w:rsid w:val="00F86E37"/>
    <w:rsid w:val="00F9358B"/>
    <w:rsid w:val="00FA01DE"/>
    <w:rsid w:val="00FA3760"/>
    <w:rsid w:val="00FA4E07"/>
    <w:rsid w:val="00FA6259"/>
    <w:rsid w:val="00FB3E6A"/>
    <w:rsid w:val="00FC2BEC"/>
    <w:rsid w:val="00FC2E5C"/>
    <w:rsid w:val="00FC4851"/>
    <w:rsid w:val="00FD53FC"/>
    <w:rsid w:val="00FD6AE8"/>
    <w:rsid w:val="00FD701A"/>
    <w:rsid w:val="00FE1F76"/>
    <w:rsid w:val="00FF3F5D"/>
    <w:rsid w:val="00FF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FB33B7"/>
  <w15:chartTrackingRefBased/>
  <w15:docId w15:val="{6B88AD38-662D-4D04-B3E2-8E1C2DB7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48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B41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15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7E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41C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B41C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B41C7"/>
    <w:pPr>
      <w:tabs>
        <w:tab w:val="right" w:leader="dot" w:pos="9345"/>
      </w:tabs>
      <w:spacing w:line="360" w:lineRule="auto"/>
      <w:contextualSpacing/>
      <w:jc w:val="both"/>
    </w:pPr>
  </w:style>
  <w:style w:type="character" w:styleId="a4">
    <w:name w:val="Hyperlink"/>
    <w:basedOn w:val="a0"/>
    <w:uiPriority w:val="99"/>
    <w:unhideWhenUsed/>
    <w:rsid w:val="007B41C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7213D"/>
    <w:pPr>
      <w:tabs>
        <w:tab w:val="right" w:leader="dot" w:pos="9345"/>
      </w:tabs>
      <w:spacing w:after="100"/>
      <w:ind w:left="240"/>
    </w:pPr>
  </w:style>
  <w:style w:type="table" w:styleId="a5">
    <w:name w:val="Table Grid"/>
    <w:basedOn w:val="a1"/>
    <w:uiPriority w:val="59"/>
    <w:rsid w:val="00ED5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D539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C156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33312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433312"/>
    <w:rPr>
      <w:rFonts w:ascii="Segoe UI" w:eastAsia="Calibri" w:hAnsi="Segoe UI" w:cs="Segoe UI"/>
      <w:sz w:val="18"/>
      <w:szCs w:val="18"/>
      <w:lang w:eastAsia="ru-RU"/>
    </w:rPr>
  </w:style>
  <w:style w:type="paragraph" w:styleId="a9">
    <w:name w:val="header"/>
    <w:basedOn w:val="a"/>
    <w:link w:val="aa"/>
    <w:uiPriority w:val="99"/>
    <w:unhideWhenUsed/>
    <w:rsid w:val="00CF73C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F73CF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CF73C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F73CF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B2616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e">
    <w:name w:val="annotation reference"/>
    <w:basedOn w:val="a0"/>
    <w:uiPriority w:val="99"/>
    <w:semiHidden/>
    <w:unhideWhenUsed/>
    <w:rsid w:val="00B2616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26163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26163"/>
    <w:rPr>
      <w:rFonts w:ascii="Times New Roman" w:eastAsia="Calibri" w:hAnsi="Times New Roman" w:cs="Times New Roman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27E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B62EB"/>
    <w:pPr>
      <w:spacing w:after="100"/>
      <w:ind w:left="480"/>
    </w:p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F4230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F42303"/>
    <w:rPr>
      <w:rFonts w:ascii="Times New Roman" w:eastAsia="Calibri" w:hAnsi="Times New Roman" w:cs="Times New Roman"/>
      <w:b/>
      <w:bCs/>
      <w:sz w:val="20"/>
      <w:szCs w:val="20"/>
      <w:lang w:eastAsia="ru-RU"/>
    </w:rPr>
  </w:style>
  <w:style w:type="paragraph" w:styleId="af3">
    <w:name w:val="Revision"/>
    <w:hidden/>
    <w:uiPriority w:val="99"/>
    <w:semiHidden/>
    <w:rsid w:val="002F669B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22">
    <w:name w:val="Body Text 2"/>
    <w:basedOn w:val="a"/>
    <w:link w:val="23"/>
    <w:uiPriority w:val="99"/>
    <w:semiHidden/>
    <w:unhideWhenUsed/>
    <w:rsid w:val="001559C2"/>
    <w:pPr>
      <w:spacing w:after="120" w:line="480" w:lineRule="auto"/>
    </w:pPr>
    <w:rPr>
      <w:rFonts w:ascii="Calibri" w:hAnsi="Calibri"/>
      <w:sz w:val="22"/>
      <w:szCs w:val="22"/>
      <w:lang w:val="x-none" w:eastAsia="en-US"/>
    </w:rPr>
  </w:style>
  <w:style w:type="character" w:customStyle="1" w:styleId="23">
    <w:name w:val="Основной текст 2 Знак"/>
    <w:basedOn w:val="a0"/>
    <w:link w:val="22"/>
    <w:uiPriority w:val="99"/>
    <w:semiHidden/>
    <w:rsid w:val="001559C2"/>
    <w:rPr>
      <w:rFonts w:ascii="Calibri" w:eastAsia="Calibri" w:hAnsi="Calibri" w:cs="Times New Roman"/>
      <w:lang w:val="x-none"/>
    </w:rPr>
  </w:style>
  <w:style w:type="paragraph" w:styleId="32">
    <w:name w:val="Body Text 3"/>
    <w:basedOn w:val="a"/>
    <w:link w:val="33"/>
    <w:uiPriority w:val="99"/>
    <w:semiHidden/>
    <w:unhideWhenUsed/>
    <w:rsid w:val="001559C2"/>
    <w:pPr>
      <w:spacing w:after="120"/>
    </w:pPr>
    <w:rPr>
      <w:rFonts w:ascii="Calibri" w:hAnsi="Calibri"/>
      <w:sz w:val="16"/>
      <w:szCs w:val="16"/>
      <w:lang w:val="x-none" w:eastAsia="en-US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1559C2"/>
    <w:rPr>
      <w:rFonts w:ascii="Calibri" w:eastAsia="Calibri" w:hAnsi="Calibri" w:cs="Times New Roman"/>
      <w:sz w:val="16"/>
      <w:szCs w:val="16"/>
      <w:lang w:val="x-none"/>
    </w:rPr>
  </w:style>
  <w:style w:type="paragraph" w:customStyle="1" w:styleId="12">
    <w:name w:val="Обычный1"/>
    <w:rsid w:val="001559C2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99" Type="http://schemas.openxmlformats.org/officeDocument/2006/relationships/image" Target="media/image154.wmf"/><Relationship Id="rId21" Type="http://schemas.openxmlformats.org/officeDocument/2006/relationships/oleObject" Target="embeddings/oleObject6.bin"/><Relationship Id="rId63" Type="http://schemas.openxmlformats.org/officeDocument/2006/relationships/image" Target="media/image32.wmf"/><Relationship Id="rId159" Type="http://schemas.openxmlformats.org/officeDocument/2006/relationships/image" Target="media/image83.wmf"/><Relationship Id="rId324" Type="http://schemas.openxmlformats.org/officeDocument/2006/relationships/image" Target="media/image173.wmf"/><Relationship Id="rId366" Type="http://schemas.openxmlformats.org/officeDocument/2006/relationships/oleObject" Target="embeddings/oleObject160.bin"/><Relationship Id="rId170" Type="http://schemas.openxmlformats.org/officeDocument/2006/relationships/image" Target="media/image87.wmf"/><Relationship Id="rId226" Type="http://schemas.openxmlformats.org/officeDocument/2006/relationships/image" Target="media/image114.wmf"/><Relationship Id="rId268" Type="http://schemas.openxmlformats.org/officeDocument/2006/relationships/oleObject" Target="embeddings/oleObject121.bin"/><Relationship Id="rId32" Type="http://schemas.openxmlformats.org/officeDocument/2006/relationships/image" Target="media/image15.wmf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4.bin"/><Relationship Id="rId335" Type="http://schemas.openxmlformats.org/officeDocument/2006/relationships/oleObject" Target="embeddings/oleObject148.bin"/><Relationship Id="rId377" Type="http://schemas.openxmlformats.org/officeDocument/2006/relationships/image" Target="media/image205.wmf"/><Relationship Id="rId5" Type="http://schemas.openxmlformats.org/officeDocument/2006/relationships/webSettings" Target="webSettings.xml"/><Relationship Id="rId181" Type="http://schemas.openxmlformats.org/officeDocument/2006/relationships/image" Target="media/image91.wmf"/><Relationship Id="rId237" Type="http://schemas.openxmlformats.org/officeDocument/2006/relationships/image" Target="media/image120.wmf"/><Relationship Id="rId402" Type="http://schemas.microsoft.com/office/2011/relationships/people" Target="people.xml"/><Relationship Id="rId279" Type="http://schemas.openxmlformats.org/officeDocument/2006/relationships/image" Target="media/image144.wmf"/><Relationship Id="rId43" Type="http://schemas.openxmlformats.org/officeDocument/2006/relationships/oleObject" Target="embeddings/oleObject14.bin"/><Relationship Id="rId139" Type="http://schemas.openxmlformats.org/officeDocument/2006/relationships/image" Target="media/image72.png"/><Relationship Id="rId290" Type="http://schemas.openxmlformats.org/officeDocument/2006/relationships/oleObject" Target="embeddings/oleObject132.bin"/><Relationship Id="rId304" Type="http://schemas.openxmlformats.org/officeDocument/2006/relationships/oleObject" Target="embeddings/oleObject139.bin"/><Relationship Id="rId346" Type="http://schemas.openxmlformats.org/officeDocument/2006/relationships/oleObject" Target="embeddings/oleObject154.bin"/><Relationship Id="rId388" Type="http://schemas.openxmlformats.org/officeDocument/2006/relationships/image" Target="media/image211.png"/><Relationship Id="rId85" Type="http://schemas.openxmlformats.org/officeDocument/2006/relationships/image" Target="media/image43.wmf"/><Relationship Id="rId150" Type="http://schemas.openxmlformats.org/officeDocument/2006/relationships/oleObject" Target="embeddings/oleObject63.bin"/><Relationship Id="rId192" Type="http://schemas.openxmlformats.org/officeDocument/2006/relationships/oleObject" Target="embeddings/oleObject87.bin"/><Relationship Id="rId206" Type="http://schemas.openxmlformats.org/officeDocument/2006/relationships/image" Target="media/image104.wmf"/><Relationship Id="rId248" Type="http://schemas.openxmlformats.org/officeDocument/2006/relationships/image" Target="media/image128.wmf"/><Relationship Id="rId12" Type="http://schemas.openxmlformats.org/officeDocument/2006/relationships/image" Target="media/image5.wmf"/><Relationship Id="rId108" Type="http://schemas.openxmlformats.org/officeDocument/2006/relationships/oleObject" Target="embeddings/oleObject43.bin"/><Relationship Id="rId315" Type="http://schemas.openxmlformats.org/officeDocument/2006/relationships/image" Target="media/image167.png"/><Relationship Id="rId357" Type="http://schemas.openxmlformats.org/officeDocument/2006/relationships/image" Target="media/image190.png"/><Relationship Id="rId54" Type="http://schemas.openxmlformats.org/officeDocument/2006/relationships/oleObject" Target="embeddings/oleObject18.bin"/><Relationship Id="rId96" Type="http://schemas.openxmlformats.org/officeDocument/2006/relationships/oleObject" Target="embeddings/oleObject38.bin"/><Relationship Id="rId161" Type="http://schemas.openxmlformats.org/officeDocument/2006/relationships/image" Target="media/image84.wmf"/><Relationship Id="rId217" Type="http://schemas.openxmlformats.org/officeDocument/2006/relationships/image" Target="media/image109.wmf"/><Relationship Id="rId399" Type="http://schemas.openxmlformats.org/officeDocument/2006/relationships/hyperlink" Target="http://www.webpages.uidaho.edu/mindworks/Adv%20Solidworks/CFD/Drag%20coefficient%20of%20sphere%20-%20Final.pdf" TargetMode="External"/><Relationship Id="rId259" Type="http://schemas.openxmlformats.org/officeDocument/2006/relationships/oleObject" Target="embeddings/oleObject117.bin"/><Relationship Id="rId23" Type="http://schemas.openxmlformats.org/officeDocument/2006/relationships/oleObject" Target="embeddings/oleObject7.bin"/><Relationship Id="rId119" Type="http://schemas.openxmlformats.org/officeDocument/2006/relationships/image" Target="media/image61.wmf"/><Relationship Id="rId270" Type="http://schemas.openxmlformats.org/officeDocument/2006/relationships/oleObject" Target="embeddings/oleObject122.bin"/><Relationship Id="rId326" Type="http://schemas.openxmlformats.org/officeDocument/2006/relationships/image" Target="media/image174.wmf"/><Relationship Id="rId65" Type="http://schemas.openxmlformats.org/officeDocument/2006/relationships/image" Target="media/image33.wmf"/><Relationship Id="rId130" Type="http://schemas.openxmlformats.org/officeDocument/2006/relationships/oleObject" Target="embeddings/oleObject55.bin"/><Relationship Id="rId368" Type="http://schemas.openxmlformats.org/officeDocument/2006/relationships/image" Target="media/image199.png"/><Relationship Id="rId172" Type="http://schemas.openxmlformats.org/officeDocument/2006/relationships/oleObject" Target="embeddings/oleObject76.bin"/><Relationship Id="rId228" Type="http://schemas.openxmlformats.org/officeDocument/2006/relationships/image" Target="media/image115.wmf"/><Relationship Id="rId281" Type="http://schemas.openxmlformats.org/officeDocument/2006/relationships/image" Target="media/image145.wmf"/><Relationship Id="rId337" Type="http://schemas.openxmlformats.org/officeDocument/2006/relationships/image" Target="media/image179.wmf"/><Relationship Id="rId34" Type="http://schemas.openxmlformats.org/officeDocument/2006/relationships/image" Target="media/image16.wmf"/><Relationship Id="rId76" Type="http://schemas.openxmlformats.org/officeDocument/2006/relationships/oleObject" Target="embeddings/oleObject30.bin"/><Relationship Id="rId141" Type="http://schemas.openxmlformats.org/officeDocument/2006/relationships/image" Target="media/image74.wmf"/><Relationship Id="rId379" Type="http://schemas.openxmlformats.org/officeDocument/2006/relationships/image" Target="media/image206.png"/><Relationship Id="rId7" Type="http://schemas.openxmlformats.org/officeDocument/2006/relationships/endnotes" Target="endnotes.xml"/><Relationship Id="rId183" Type="http://schemas.openxmlformats.org/officeDocument/2006/relationships/image" Target="media/image92.wmf"/><Relationship Id="rId239" Type="http://schemas.openxmlformats.org/officeDocument/2006/relationships/image" Target="media/image121.wmf"/><Relationship Id="rId390" Type="http://schemas.openxmlformats.org/officeDocument/2006/relationships/image" Target="media/image213.wmf"/><Relationship Id="rId250" Type="http://schemas.openxmlformats.org/officeDocument/2006/relationships/image" Target="media/image129.wmf"/><Relationship Id="rId292" Type="http://schemas.openxmlformats.org/officeDocument/2006/relationships/oleObject" Target="embeddings/oleObject133.bin"/><Relationship Id="rId306" Type="http://schemas.openxmlformats.org/officeDocument/2006/relationships/image" Target="media/image158.png"/><Relationship Id="rId45" Type="http://schemas.openxmlformats.org/officeDocument/2006/relationships/oleObject" Target="embeddings/oleObject15.bin"/><Relationship Id="rId87" Type="http://schemas.openxmlformats.org/officeDocument/2006/relationships/image" Target="media/image44.wmf"/><Relationship Id="rId110" Type="http://schemas.openxmlformats.org/officeDocument/2006/relationships/image" Target="media/image57.wmf"/><Relationship Id="rId348" Type="http://schemas.openxmlformats.org/officeDocument/2006/relationships/oleObject" Target="embeddings/oleObject155.bin"/><Relationship Id="rId152" Type="http://schemas.openxmlformats.org/officeDocument/2006/relationships/oleObject" Target="embeddings/oleObject64.bin"/><Relationship Id="rId194" Type="http://schemas.openxmlformats.org/officeDocument/2006/relationships/oleObject" Target="embeddings/oleObject88.bin"/><Relationship Id="rId208" Type="http://schemas.openxmlformats.org/officeDocument/2006/relationships/oleObject" Target="embeddings/oleObject95.bin"/><Relationship Id="rId261" Type="http://schemas.openxmlformats.org/officeDocument/2006/relationships/image" Target="media/image135.png"/><Relationship Id="rId14" Type="http://schemas.openxmlformats.org/officeDocument/2006/relationships/image" Target="media/image6.wmf"/><Relationship Id="rId56" Type="http://schemas.openxmlformats.org/officeDocument/2006/relationships/oleObject" Target="embeddings/oleObject19.bin"/><Relationship Id="rId317" Type="http://schemas.openxmlformats.org/officeDocument/2006/relationships/oleObject" Target="embeddings/oleObject140.bin"/><Relationship Id="rId359" Type="http://schemas.openxmlformats.org/officeDocument/2006/relationships/image" Target="media/image192.png"/><Relationship Id="rId98" Type="http://schemas.openxmlformats.org/officeDocument/2006/relationships/image" Target="media/image51.png"/><Relationship Id="rId121" Type="http://schemas.openxmlformats.org/officeDocument/2006/relationships/image" Target="media/image62.wmf"/><Relationship Id="rId163" Type="http://schemas.openxmlformats.org/officeDocument/2006/relationships/oleObject" Target="embeddings/oleObject70.bin"/><Relationship Id="rId219" Type="http://schemas.openxmlformats.org/officeDocument/2006/relationships/image" Target="media/image110.wmf"/><Relationship Id="rId370" Type="http://schemas.openxmlformats.org/officeDocument/2006/relationships/oleObject" Target="embeddings/oleObject161.bin"/><Relationship Id="rId230" Type="http://schemas.openxmlformats.org/officeDocument/2006/relationships/image" Target="media/image116.png"/><Relationship Id="rId25" Type="http://schemas.openxmlformats.org/officeDocument/2006/relationships/oleObject" Target="embeddings/oleObject8.bin"/><Relationship Id="rId67" Type="http://schemas.openxmlformats.org/officeDocument/2006/relationships/image" Target="media/image34.wmf"/><Relationship Id="rId272" Type="http://schemas.openxmlformats.org/officeDocument/2006/relationships/oleObject" Target="embeddings/oleObject123.bin"/><Relationship Id="rId328" Type="http://schemas.openxmlformats.org/officeDocument/2006/relationships/image" Target="media/image175.wmf"/><Relationship Id="rId132" Type="http://schemas.openxmlformats.org/officeDocument/2006/relationships/oleObject" Target="embeddings/oleObject56.bin"/><Relationship Id="rId174" Type="http://schemas.openxmlformats.org/officeDocument/2006/relationships/oleObject" Target="embeddings/oleObject77.bin"/><Relationship Id="rId381" Type="http://schemas.openxmlformats.org/officeDocument/2006/relationships/oleObject" Target="embeddings/oleObject165.bin"/><Relationship Id="rId241" Type="http://schemas.openxmlformats.org/officeDocument/2006/relationships/image" Target="media/image122.png"/><Relationship Id="rId36" Type="http://schemas.openxmlformats.org/officeDocument/2006/relationships/image" Target="media/image17.png"/><Relationship Id="rId283" Type="http://schemas.openxmlformats.org/officeDocument/2006/relationships/image" Target="media/image146.wmf"/><Relationship Id="rId339" Type="http://schemas.openxmlformats.org/officeDocument/2006/relationships/image" Target="media/image180.wmf"/><Relationship Id="rId78" Type="http://schemas.openxmlformats.org/officeDocument/2006/relationships/image" Target="media/image39.png"/><Relationship Id="rId101" Type="http://schemas.openxmlformats.org/officeDocument/2006/relationships/oleObject" Target="embeddings/oleObject40.bin"/><Relationship Id="rId143" Type="http://schemas.openxmlformats.org/officeDocument/2006/relationships/image" Target="media/image75.wmf"/><Relationship Id="rId185" Type="http://schemas.openxmlformats.org/officeDocument/2006/relationships/image" Target="media/image93.wmf"/><Relationship Id="rId350" Type="http://schemas.openxmlformats.org/officeDocument/2006/relationships/oleObject" Target="embeddings/oleObject156.bin"/><Relationship Id="rId9" Type="http://schemas.openxmlformats.org/officeDocument/2006/relationships/image" Target="media/image3.wmf"/><Relationship Id="rId210" Type="http://schemas.openxmlformats.org/officeDocument/2006/relationships/oleObject" Target="embeddings/oleObject96.bin"/><Relationship Id="rId392" Type="http://schemas.openxmlformats.org/officeDocument/2006/relationships/image" Target="media/image214.wmf"/><Relationship Id="rId252" Type="http://schemas.openxmlformats.org/officeDocument/2006/relationships/image" Target="media/image130.wmf"/><Relationship Id="rId294" Type="http://schemas.openxmlformats.org/officeDocument/2006/relationships/oleObject" Target="embeddings/oleObject134.bin"/><Relationship Id="rId308" Type="http://schemas.openxmlformats.org/officeDocument/2006/relationships/image" Target="media/image160.png"/><Relationship Id="rId47" Type="http://schemas.microsoft.com/office/2011/relationships/commentsExtended" Target="commentsExtended.xml"/><Relationship Id="rId89" Type="http://schemas.openxmlformats.org/officeDocument/2006/relationships/image" Target="media/image45.wmf"/><Relationship Id="rId112" Type="http://schemas.openxmlformats.org/officeDocument/2006/relationships/image" Target="media/image58.wmf"/><Relationship Id="rId154" Type="http://schemas.openxmlformats.org/officeDocument/2006/relationships/oleObject" Target="embeddings/oleObject65.bin"/><Relationship Id="rId361" Type="http://schemas.openxmlformats.org/officeDocument/2006/relationships/image" Target="media/image194.png"/><Relationship Id="rId196" Type="http://schemas.openxmlformats.org/officeDocument/2006/relationships/oleObject" Target="embeddings/oleObject89.bin"/><Relationship Id="rId16" Type="http://schemas.openxmlformats.org/officeDocument/2006/relationships/image" Target="media/image7.wmf"/><Relationship Id="rId221" Type="http://schemas.openxmlformats.org/officeDocument/2006/relationships/image" Target="media/image111.wmf"/><Relationship Id="rId263" Type="http://schemas.openxmlformats.org/officeDocument/2006/relationships/image" Target="media/image136.wmf"/><Relationship Id="rId319" Type="http://schemas.openxmlformats.org/officeDocument/2006/relationships/oleObject" Target="embeddings/oleObject141.bin"/><Relationship Id="rId58" Type="http://schemas.openxmlformats.org/officeDocument/2006/relationships/oleObject" Target="embeddings/oleObject20.bin"/><Relationship Id="rId123" Type="http://schemas.openxmlformats.org/officeDocument/2006/relationships/image" Target="media/image63.wmf"/><Relationship Id="rId330" Type="http://schemas.openxmlformats.org/officeDocument/2006/relationships/image" Target="media/image176.wmf"/><Relationship Id="rId90" Type="http://schemas.openxmlformats.org/officeDocument/2006/relationships/oleObject" Target="embeddings/oleObject36.bin"/><Relationship Id="rId165" Type="http://schemas.openxmlformats.org/officeDocument/2006/relationships/image" Target="media/image85.wmf"/><Relationship Id="rId186" Type="http://schemas.openxmlformats.org/officeDocument/2006/relationships/oleObject" Target="embeddings/oleObject84.bin"/><Relationship Id="rId351" Type="http://schemas.openxmlformats.org/officeDocument/2006/relationships/image" Target="media/image186.wmf"/><Relationship Id="rId372" Type="http://schemas.openxmlformats.org/officeDocument/2006/relationships/image" Target="media/image202.png"/><Relationship Id="rId393" Type="http://schemas.openxmlformats.org/officeDocument/2006/relationships/oleObject" Target="embeddings/oleObject170.bin"/><Relationship Id="rId211" Type="http://schemas.openxmlformats.org/officeDocument/2006/relationships/oleObject" Target="embeddings/oleObject97.bin"/><Relationship Id="rId232" Type="http://schemas.openxmlformats.org/officeDocument/2006/relationships/oleObject" Target="embeddings/oleObject106.bin"/><Relationship Id="rId253" Type="http://schemas.openxmlformats.org/officeDocument/2006/relationships/oleObject" Target="embeddings/oleObject114.bin"/><Relationship Id="rId274" Type="http://schemas.openxmlformats.org/officeDocument/2006/relationships/oleObject" Target="embeddings/oleObject124.bin"/><Relationship Id="rId295" Type="http://schemas.openxmlformats.org/officeDocument/2006/relationships/image" Target="media/image152.wmf"/><Relationship Id="rId309" Type="http://schemas.openxmlformats.org/officeDocument/2006/relationships/image" Target="media/image161.png"/><Relationship Id="rId27" Type="http://schemas.openxmlformats.org/officeDocument/2006/relationships/oleObject" Target="embeddings/oleObject9.bin"/><Relationship Id="rId48" Type="http://schemas.microsoft.com/office/2016/09/relationships/commentsIds" Target="commentsIds.xml"/><Relationship Id="rId69" Type="http://schemas.openxmlformats.org/officeDocument/2006/relationships/image" Target="media/image35.png"/><Relationship Id="rId113" Type="http://schemas.openxmlformats.org/officeDocument/2006/relationships/oleObject" Target="embeddings/oleObject46.bin"/><Relationship Id="rId134" Type="http://schemas.openxmlformats.org/officeDocument/2006/relationships/image" Target="media/image69.wmf"/><Relationship Id="rId320" Type="http://schemas.openxmlformats.org/officeDocument/2006/relationships/image" Target="media/image170.png"/><Relationship Id="rId80" Type="http://schemas.openxmlformats.org/officeDocument/2006/relationships/oleObject" Target="embeddings/oleObject31.bin"/><Relationship Id="rId155" Type="http://schemas.openxmlformats.org/officeDocument/2006/relationships/image" Target="media/image81.wmf"/><Relationship Id="rId176" Type="http://schemas.openxmlformats.org/officeDocument/2006/relationships/oleObject" Target="embeddings/oleObject79.bin"/><Relationship Id="rId197" Type="http://schemas.openxmlformats.org/officeDocument/2006/relationships/image" Target="media/image99.wmf"/><Relationship Id="rId341" Type="http://schemas.openxmlformats.org/officeDocument/2006/relationships/image" Target="media/image181.wmf"/><Relationship Id="rId362" Type="http://schemas.openxmlformats.org/officeDocument/2006/relationships/image" Target="media/image195.wmf"/><Relationship Id="rId383" Type="http://schemas.openxmlformats.org/officeDocument/2006/relationships/oleObject" Target="embeddings/oleObject166.bin"/><Relationship Id="rId201" Type="http://schemas.openxmlformats.org/officeDocument/2006/relationships/oleObject" Target="embeddings/oleObject91.bin"/><Relationship Id="rId222" Type="http://schemas.openxmlformats.org/officeDocument/2006/relationships/oleObject" Target="embeddings/oleObject102.bin"/><Relationship Id="rId243" Type="http://schemas.openxmlformats.org/officeDocument/2006/relationships/image" Target="media/image124.png"/><Relationship Id="rId264" Type="http://schemas.openxmlformats.org/officeDocument/2006/relationships/oleObject" Target="embeddings/oleObject119.bin"/><Relationship Id="rId285" Type="http://schemas.openxmlformats.org/officeDocument/2006/relationships/image" Target="media/image147.wmf"/><Relationship Id="rId17" Type="http://schemas.openxmlformats.org/officeDocument/2006/relationships/oleObject" Target="embeddings/oleObject4.bin"/><Relationship Id="rId38" Type="http://schemas.openxmlformats.org/officeDocument/2006/relationships/image" Target="media/image19.png"/><Relationship Id="rId59" Type="http://schemas.openxmlformats.org/officeDocument/2006/relationships/image" Target="media/image30.wmf"/><Relationship Id="rId103" Type="http://schemas.openxmlformats.org/officeDocument/2006/relationships/oleObject" Target="embeddings/oleObject41.bin"/><Relationship Id="rId124" Type="http://schemas.openxmlformats.org/officeDocument/2006/relationships/oleObject" Target="embeddings/oleObject52.bin"/><Relationship Id="rId310" Type="http://schemas.openxmlformats.org/officeDocument/2006/relationships/image" Target="media/image162.png"/><Relationship Id="rId70" Type="http://schemas.openxmlformats.org/officeDocument/2006/relationships/oleObject" Target="embeddings/oleObject26.bin"/><Relationship Id="rId91" Type="http://schemas.openxmlformats.org/officeDocument/2006/relationships/image" Target="media/image46.wmf"/><Relationship Id="rId145" Type="http://schemas.openxmlformats.org/officeDocument/2006/relationships/image" Target="media/image76.wmf"/><Relationship Id="rId166" Type="http://schemas.openxmlformats.org/officeDocument/2006/relationships/oleObject" Target="embeddings/oleObject72.bin"/><Relationship Id="rId187" Type="http://schemas.openxmlformats.org/officeDocument/2006/relationships/image" Target="media/image94.wmf"/><Relationship Id="rId331" Type="http://schemas.openxmlformats.org/officeDocument/2006/relationships/oleObject" Target="embeddings/oleObject146.bin"/><Relationship Id="rId352" Type="http://schemas.openxmlformats.org/officeDocument/2006/relationships/oleObject" Target="embeddings/oleObject157.bin"/><Relationship Id="rId373" Type="http://schemas.openxmlformats.org/officeDocument/2006/relationships/oleObject" Target="embeddings/oleObject162.bin"/><Relationship Id="rId394" Type="http://schemas.openxmlformats.org/officeDocument/2006/relationships/image" Target="media/image215.png"/><Relationship Id="rId1" Type="http://schemas.openxmlformats.org/officeDocument/2006/relationships/customXml" Target="../customXml/item1.xml"/><Relationship Id="rId212" Type="http://schemas.openxmlformats.org/officeDocument/2006/relationships/image" Target="media/image106.png"/><Relationship Id="rId233" Type="http://schemas.openxmlformats.org/officeDocument/2006/relationships/image" Target="media/image118.wmf"/><Relationship Id="rId254" Type="http://schemas.openxmlformats.org/officeDocument/2006/relationships/image" Target="media/image131.wmf"/><Relationship Id="rId28" Type="http://schemas.openxmlformats.org/officeDocument/2006/relationships/image" Target="media/image13.wmf"/><Relationship Id="rId49" Type="http://schemas.openxmlformats.org/officeDocument/2006/relationships/image" Target="media/image25.wmf"/><Relationship Id="rId114" Type="http://schemas.openxmlformats.org/officeDocument/2006/relationships/oleObject" Target="embeddings/oleObject47.bin"/><Relationship Id="rId275" Type="http://schemas.openxmlformats.org/officeDocument/2006/relationships/image" Target="media/image142.wmf"/><Relationship Id="rId296" Type="http://schemas.openxmlformats.org/officeDocument/2006/relationships/oleObject" Target="embeddings/oleObject135.bin"/><Relationship Id="rId300" Type="http://schemas.openxmlformats.org/officeDocument/2006/relationships/oleObject" Target="embeddings/oleObject137.bin"/><Relationship Id="rId60" Type="http://schemas.openxmlformats.org/officeDocument/2006/relationships/oleObject" Target="embeddings/oleObject21.bin"/><Relationship Id="rId81" Type="http://schemas.openxmlformats.org/officeDocument/2006/relationships/image" Target="media/image41.wmf"/><Relationship Id="rId135" Type="http://schemas.openxmlformats.org/officeDocument/2006/relationships/oleObject" Target="embeddings/oleObject57.bin"/><Relationship Id="rId156" Type="http://schemas.openxmlformats.org/officeDocument/2006/relationships/oleObject" Target="embeddings/oleObject66.bin"/><Relationship Id="rId177" Type="http://schemas.openxmlformats.org/officeDocument/2006/relationships/image" Target="media/image89.wmf"/><Relationship Id="rId198" Type="http://schemas.openxmlformats.org/officeDocument/2006/relationships/oleObject" Target="embeddings/oleObject90.bin"/><Relationship Id="rId321" Type="http://schemas.openxmlformats.org/officeDocument/2006/relationships/image" Target="media/image171.wmf"/><Relationship Id="rId342" Type="http://schemas.openxmlformats.org/officeDocument/2006/relationships/oleObject" Target="embeddings/oleObject152.bin"/><Relationship Id="rId363" Type="http://schemas.openxmlformats.org/officeDocument/2006/relationships/oleObject" Target="embeddings/oleObject159.bin"/><Relationship Id="rId384" Type="http://schemas.openxmlformats.org/officeDocument/2006/relationships/image" Target="media/image209.wmf"/><Relationship Id="rId202" Type="http://schemas.openxmlformats.org/officeDocument/2006/relationships/image" Target="media/image102.wmf"/><Relationship Id="rId223" Type="http://schemas.openxmlformats.org/officeDocument/2006/relationships/image" Target="media/image112.png"/><Relationship Id="rId244" Type="http://schemas.openxmlformats.org/officeDocument/2006/relationships/image" Target="media/image125.png"/><Relationship Id="rId18" Type="http://schemas.openxmlformats.org/officeDocument/2006/relationships/image" Target="media/image8.wmf"/><Relationship Id="rId39" Type="http://schemas.openxmlformats.org/officeDocument/2006/relationships/image" Target="media/image20.png"/><Relationship Id="rId265" Type="http://schemas.openxmlformats.org/officeDocument/2006/relationships/image" Target="media/image137.wmf"/><Relationship Id="rId286" Type="http://schemas.openxmlformats.org/officeDocument/2006/relationships/oleObject" Target="embeddings/oleObject130.bin"/><Relationship Id="rId50" Type="http://schemas.openxmlformats.org/officeDocument/2006/relationships/oleObject" Target="embeddings/oleObject16.bin"/><Relationship Id="rId104" Type="http://schemas.openxmlformats.org/officeDocument/2006/relationships/image" Target="media/image54.wmf"/><Relationship Id="rId125" Type="http://schemas.openxmlformats.org/officeDocument/2006/relationships/image" Target="media/image64.wmf"/><Relationship Id="rId146" Type="http://schemas.openxmlformats.org/officeDocument/2006/relationships/oleObject" Target="embeddings/oleObject61.bin"/><Relationship Id="rId167" Type="http://schemas.openxmlformats.org/officeDocument/2006/relationships/image" Target="media/image86.wmf"/><Relationship Id="rId188" Type="http://schemas.openxmlformats.org/officeDocument/2006/relationships/oleObject" Target="embeddings/oleObject85.bin"/><Relationship Id="rId311" Type="http://schemas.openxmlformats.org/officeDocument/2006/relationships/image" Target="media/image163.png"/><Relationship Id="rId332" Type="http://schemas.openxmlformats.org/officeDocument/2006/relationships/image" Target="media/image177.wmf"/><Relationship Id="rId353" Type="http://schemas.openxmlformats.org/officeDocument/2006/relationships/image" Target="media/image187.wmf"/><Relationship Id="rId374" Type="http://schemas.openxmlformats.org/officeDocument/2006/relationships/image" Target="media/image203.png"/><Relationship Id="rId395" Type="http://schemas.openxmlformats.org/officeDocument/2006/relationships/image" Target="media/image216.png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13" Type="http://schemas.openxmlformats.org/officeDocument/2006/relationships/image" Target="media/image107.wmf"/><Relationship Id="rId234" Type="http://schemas.openxmlformats.org/officeDocument/2006/relationships/oleObject" Target="embeddings/oleObject10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15.bin"/><Relationship Id="rId276" Type="http://schemas.openxmlformats.org/officeDocument/2006/relationships/oleObject" Target="embeddings/oleObject125.bin"/><Relationship Id="rId297" Type="http://schemas.openxmlformats.org/officeDocument/2006/relationships/image" Target="media/image153.wmf"/><Relationship Id="rId40" Type="http://schemas.openxmlformats.org/officeDocument/2006/relationships/image" Target="media/image21.png"/><Relationship Id="rId115" Type="http://schemas.openxmlformats.org/officeDocument/2006/relationships/image" Target="media/image59.wmf"/><Relationship Id="rId136" Type="http://schemas.openxmlformats.org/officeDocument/2006/relationships/image" Target="media/image70.png"/><Relationship Id="rId157" Type="http://schemas.openxmlformats.org/officeDocument/2006/relationships/image" Target="media/image82.wmf"/><Relationship Id="rId178" Type="http://schemas.openxmlformats.org/officeDocument/2006/relationships/oleObject" Target="embeddings/oleObject80.bin"/><Relationship Id="rId301" Type="http://schemas.openxmlformats.org/officeDocument/2006/relationships/image" Target="media/image155.wmf"/><Relationship Id="rId322" Type="http://schemas.openxmlformats.org/officeDocument/2006/relationships/oleObject" Target="embeddings/oleObject142.bin"/><Relationship Id="rId343" Type="http://schemas.openxmlformats.org/officeDocument/2006/relationships/image" Target="media/image182.wmf"/><Relationship Id="rId364" Type="http://schemas.openxmlformats.org/officeDocument/2006/relationships/image" Target="media/image196.png"/><Relationship Id="rId61" Type="http://schemas.openxmlformats.org/officeDocument/2006/relationships/image" Target="media/image31.wmf"/><Relationship Id="rId82" Type="http://schemas.openxmlformats.org/officeDocument/2006/relationships/oleObject" Target="embeddings/oleObject32.bin"/><Relationship Id="rId199" Type="http://schemas.openxmlformats.org/officeDocument/2006/relationships/image" Target="media/image100.png"/><Relationship Id="rId203" Type="http://schemas.openxmlformats.org/officeDocument/2006/relationships/oleObject" Target="embeddings/oleObject92.bin"/><Relationship Id="rId385" Type="http://schemas.openxmlformats.org/officeDocument/2006/relationships/oleObject" Target="embeddings/oleObject167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3.wmf"/><Relationship Id="rId245" Type="http://schemas.openxmlformats.org/officeDocument/2006/relationships/image" Target="media/image126.wmf"/><Relationship Id="rId266" Type="http://schemas.openxmlformats.org/officeDocument/2006/relationships/oleObject" Target="embeddings/oleObject120.bin"/><Relationship Id="rId287" Type="http://schemas.openxmlformats.org/officeDocument/2006/relationships/image" Target="media/image148.wmf"/><Relationship Id="rId30" Type="http://schemas.openxmlformats.org/officeDocument/2006/relationships/image" Target="media/image14.wmf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3.bin"/><Relationship Id="rId147" Type="http://schemas.openxmlformats.org/officeDocument/2006/relationships/image" Target="media/image77.wmf"/><Relationship Id="rId168" Type="http://schemas.openxmlformats.org/officeDocument/2006/relationships/oleObject" Target="embeddings/oleObject73.bin"/><Relationship Id="rId312" Type="http://schemas.openxmlformats.org/officeDocument/2006/relationships/image" Target="media/image164.png"/><Relationship Id="rId333" Type="http://schemas.openxmlformats.org/officeDocument/2006/relationships/oleObject" Target="embeddings/oleObject147.bin"/><Relationship Id="rId354" Type="http://schemas.openxmlformats.org/officeDocument/2006/relationships/oleObject" Target="embeddings/oleObject158.bin"/><Relationship Id="rId51" Type="http://schemas.openxmlformats.org/officeDocument/2006/relationships/image" Target="media/image26.wmf"/><Relationship Id="rId72" Type="http://schemas.openxmlformats.org/officeDocument/2006/relationships/image" Target="media/image36.wmf"/><Relationship Id="rId93" Type="http://schemas.openxmlformats.org/officeDocument/2006/relationships/image" Target="media/image47.png"/><Relationship Id="rId189" Type="http://schemas.openxmlformats.org/officeDocument/2006/relationships/image" Target="media/image95.wmf"/><Relationship Id="rId375" Type="http://schemas.openxmlformats.org/officeDocument/2006/relationships/image" Target="media/image204.wmf"/><Relationship Id="rId396" Type="http://schemas.openxmlformats.org/officeDocument/2006/relationships/image" Target="media/image217.png"/><Relationship Id="rId3" Type="http://schemas.openxmlformats.org/officeDocument/2006/relationships/styles" Target="styles.xml"/><Relationship Id="rId214" Type="http://schemas.openxmlformats.org/officeDocument/2006/relationships/oleObject" Target="embeddings/oleObject98.bin"/><Relationship Id="rId235" Type="http://schemas.openxmlformats.org/officeDocument/2006/relationships/image" Target="media/image119.wmf"/><Relationship Id="rId256" Type="http://schemas.openxmlformats.org/officeDocument/2006/relationships/image" Target="media/image132.wmf"/><Relationship Id="rId277" Type="http://schemas.openxmlformats.org/officeDocument/2006/relationships/image" Target="media/image143.wmf"/><Relationship Id="rId298" Type="http://schemas.openxmlformats.org/officeDocument/2006/relationships/oleObject" Target="embeddings/oleObject136.bin"/><Relationship Id="rId400" Type="http://schemas.openxmlformats.org/officeDocument/2006/relationships/footer" Target="footer1.xml"/><Relationship Id="rId116" Type="http://schemas.openxmlformats.org/officeDocument/2006/relationships/oleObject" Target="embeddings/oleObject48.bin"/><Relationship Id="rId137" Type="http://schemas.openxmlformats.org/officeDocument/2006/relationships/image" Target="media/image71.wmf"/><Relationship Id="rId158" Type="http://schemas.openxmlformats.org/officeDocument/2006/relationships/oleObject" Target="embeddings/oleObject67.bin"/><Relationship Id="rId302" Type="http://schemas.openxmlformats.org/officeDocument/2006/relationships/oleObject" Target="embeddings/oleObject138.bin"/><Relationship Id="rId323" Type="http://schemas.openxmlformats.org/officeDocument/2006/relationships/image" Target="media/image172.png"/><Relationship Id="rId344" Type="http://schemas.openxmlformats.org/officeDocument/2006/relationships/oleObject" Target="embeddings/oleObject153.bin"/><Relationship Id="rId20" Type="http://schemas.openxmlformats.org/officeDocument/2006/relationships/image" Target="media/image9.wmf"/><Relationship Id="rId41" Type="http://schemas.openxmlformats.org/officeDocument/2006/relationships/image" Target="media/image22.png"/><Relationship Id="rId62" Type="http://schemas.openxmlformats.org/officeDocument/2006/relationships/oleObject" Target="embeddings/oleObject22.bin"/><Relationship Id="rId83" Type="http://schemas.openxmlformats.org/officeDocument/2006/relationships/image" Target="media/image42.wmf"/><Relationship Id="rId179" Type="http://schemas.openxmlformats.org/officeDocument/2006/relationships/image" Target="media/image90.wmf"/><Relationship Id="rId365" Type="http://schemas.openxmlformats.org/officeDocument/2006/relationships/image" Target="media/image197.wmf"/><Relationship Id="rId386" Type="http://schemas.openxmlformats.org/officeDocument/2006/relationships/image" Target="media/image210.wmf"/><Relationship Id="rId190" Type="http://schemas.openxmlformats.org/officeDocument/2006/relationships/oleObject" Target="embeddings/oleObject86.bin"/><Relationship Id="rId204" Type="http://schemas.openxmlformats.org/officeDocument/2006/relationships/image" Target="media/image103.wmf"/><Relationship Id="rId225" Type="http://schemas.openxmlformats.org/officeDocument/2006/relationships/oleObject" Target="embeddings/oleObject103.bin"/><Relationship Id="rId246" Type="http://schemas.openxmlformats.org/officeDocument/2006/relationships/oleObject" Target="embeddings/oleObject111.bin"/><Relationship Id="rId267" Type="http://schemas.openxmlformats.org/officeDocument/2006/relationships/image" Target="media/image138.wmf"/><Relationship Id="rId288" Type="http://schemas.openxmlformats.org/officeDocument/2006/relationships/oleObject" Target="embeddings/oleObject131.bin"/><Relationship Id="rId106" Type="http://schemas.openxmlformats.org/officeDocument/2006/relationships/image" Target="media/image55.png"/><Relationship Id="rId127" Type="http://schemas.openxmlformats.org/officeDocument/2006/relationships/image" Target="media/image65.wmf"/><Relationship Id="rId313" Type="http://schemas.openxmlformats.org/officeDocument/2006/relationships/image" Target="media/image165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17.bin"/><Relationship Id="rId73" Type="http://schemas.openxmlformats.org/officeDocument/2006/relationships/oleObject" Target="embeddings/oleObject28.bin"/><Relationship Id="rId94" Type="http://schemas.openxmlformats.org/officeDocument/2006/relationships/image" Target="media/image48.png"/><Relationship Id="rId148" Type="http://schemas.openxmlformats.org/officeDocument/2006/relationships/oleObject" Target="embeddings/oleObject62.bin"/><Relationship Id="rId169" Type="http://schemas.openxmlformats.org/officeDocument/2006/relationships/oleObject" Target="embeddings/oleObject74.bin"/><Relationship Id="rId334" Type="http://schemas.openxmlformats.org/officeDocument/2006/relationships/image" Target="media/image178.wmf"/><Relationship Id="rId355" Type="http://schemas.openxmlformats.org/officeDocument/2006/relationships/image" Target="media/image188.png"/><Relationship Id="rId376" Type="http://schemas.openxmlformats.org/officeDocument/2006/relationships/oleObject" Target="embeddings/oleObject163.bin"/><Relationship Id="rId397" Type="http://schemas.openxmlformats.org/officeDocument/2006/relationships/hyperlink" Target="http://docs.bluerobotics.com/thrusters/t200/" TargetMode="External"/><Relationship Id="rId4" Type="http://schemas.openxmlformats.org/officeDocument/2006/relationships/settings" Target="settings.xml"/><Relationship Id="rId180" Type="http://schemas.openxmlformats.org/officeDocument/2006/relationships/oleObject" Target="embeddings/oleObject81.bin"/><Relationship Id="rId215" Type="http://schemas.openxmlformats.org/officeDocument/2006/relationships/image" Target="media/image108.wmf"/><Relationship Id="rId236" Type="http://schemas.openxmlformats.org/officeDocument/2006/relationships/oleObject" Target="embeddings/oleObject108.bin"/><Relationship Id="rId257" Type="http://schemas.openxmlformats.org/officeDocument/2006/relationships/oleObject" Target="embeddings/oleObject116.bin"/><Relationship Id="rId278" Type="http://schemas.openxmlformats.org/officeDocument/2006/relationships/oleObject" Target="embeddings/oleObject126.bin"/><Relationship Id="rId401" Type="http://schemas.openxmlformats.org/officeDocument/2006/relationships/fontTable" Target="fontTable.xml"/><Relationship Id="rId303" Type="http://schemas.openxmlformats.org/officeDocument/2006/relationships/image" Target="media/image156.wmf"/><Relationship Id="rId42" Type="http://schemas.openxmlformats.org/officeDocument/2006/relationships/image" Target="media/image23.wmf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58.bin"/><Relationship Id="rId345" Type="http://schemas.openxmlformats.org/officeDocument/2006/relationships/image" Target="media/image183.wmf"/><Relationship Id="rId387" Type="http://schemas.openxmlformats.org/officeDocument/2006/relationships/oleObject" Target="embeddings/oleObject168.bin"/><Relationship Id="rId191" Type="http://schemas.openxmlformats.org/officeDocument/2006/relationships/image" Target="media/image96.wmf"/><Relationship Id="rId205" Type="http://schemas.openxmlformats.org/officeDocument/2006/relationships/oleObject" Target="embeddings/oleObject93.bin"/><Relationship Id="rId247" Type="http://schemas.openxmlformats.org/officeDocument/2006/relationships/image" Target="media/image127.jpeg"/><Relationship Id="rId107" Type="http://schemas.openxmlformats.org/officeDocument/2006/relationships/image" Target="media/image56.wmf"/><Relationship Id="rId289" Type="http://schemas.openxmlformats.org/officeDocument/2006/relationships/image" Target="media/image149.wmf"/><Relationship Id="rId11" Type="http://schemas.openxmlformats.org/officeDocument/2006/relationships/image" Target="media/image4.png"/><Relationship Id="rId53" Type="http://schemas.openxmlformats.org/officeDocument/2006/relationships/image" Target="media/image27.wmf"/><Relationship Id="rId149" Type="http://schemas.openxmlformats.org/officeDocument/2006/relationships/image" Target="media/image78.wmf"/><Relationship Id="rId314" Type="http://schemas.openxmlformats.org/officeDocument/2006/relationships/image" Target="media/image166.png"/><Relationship Id="rId356" Type="http://schemas.openxmlformats.org/officeDocument/2006/relationships/image" Target="media/image189.png"/><Relationship Id="rId398" Type="http://schemas.openxmlformats.org/officeDocument/2006/relationships/hyperlink" Target="https://exceltable.com/grafiki/liniya-trenda-v-excel" TargetMode="External"/><Relationship Id="rId95" Type="http://schemas.openxmlformats.org/officeDocument/2006/relationships/image" Target="media/image49.wmf"/><Relationship Id="rId160" Type="http://schemas.openxmlformats.org/officeDocument/2006/relationships/oleObject" Target="embeddings/oleObject68.bin"/><Relationship Id="rId216" Type="http://schemas.openxmlformats.org/officeDocument/2006/relationships/oleObject" Target="embeddings/oleObject99.bin"/><Relationship Id="rId258" Type="http://schemas.openxmlformats.org/officeDocument/2006/relationships/image" Target="media/image133.wmf"/><Relationship Id="rId22" Type="http://schemas.openxmlformats.org/officeDocument/2006/relationships/image" Target="media/image10.wmf"/><Relationship Id="rId64" Type="http://schemas.openxmlformats.org/officeDocument/2006/relationships/oleObject" Target="embeddings/oleObject23.bin"/><Relationship Id="rId118" Type="http://schemas.openxmlformats.org/officeDocument/2006/relationships/oleObject" Target="embeddings/oleObject49.bin"/><Relationship Id="rId325" Type="http://schemas.openxmlformats.org/officeDocument/2006/relationships/oleObject" Target="embeddings/oleObject143.bin"/><Relationship Id="rId367" Type="http://schemas.openxmlformats.org/officeDocument/2006/relationships/image" Target="media/image198.png"/><Relationship Id="rId171" Type="http://schemas.openxmlformats.org/officeDocument/2006/relationships/oleObject" Target="embeddings/oleObject75.bin"/><Relationship Id="rId227" Type="http://schemas.openxmlformats.org/officeDocument/2006/relationships/oleObject" Target="embeddings/oleObject104.bin"/><Relationship Id="rId269" Type="http://schemas.openxmlformats.org/officeDocument/2006/relationships/image" Target="media/image139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6.wmf"/><Relationship Id="rId280" Type="http://schemas.openxmlformats.org/officeDocument/2006/relationships/oleObject" Target="embeddings/oleObject127.bin"/><Relationship Id="rId336" Type="http://schemas.openxmlformats.org/officeDocument/2006/relationships/oleObject" Target="embeddings/oleObject149.bin"/><Relationship Id="rId75" Type="http://schemas.openxmlformats.org/officeDocument/2006/relationships/image" Target="media/image37.wmf"/><Relationship Id="rId140" Type="http://schemas.openxmlformats.org/officeDocument/2006/relationships/image" Target="media/image73.png"/><Relationship Id="rId182" Type="http://schemas.openxmlformats.org/officeDocument/2006/relationships/oleObject" Target="embeddings/oleObject82.bin"/><Relationship Id="rId378" Type="http://schemas.openxmlformats.org/officeDocument/2006/relationships/oleObject" Target="embeddings/oleObject164.bin"/><Relationship Id="rId403" Type="http://schemas.openxmlformats.org/officeDocument/2006/relationships/theme" Target="theme/theme1.xml"/><Relationship Id="rId6" Type="http://schemas.openxmlformats.org/officeDocument/2006/relationships/footnotes" Target="footnotes.xml"/><Relationship Id="rId238" Type="http://schemas.openxmlformats.org/officeDocument/2006/relationships/oleObject" Target="embeddings/oleObject109.bin"/><Relationship Id="rId291" Type="http://schemas.openxmlformats.org/officeDocument/2006/relationships/image" Target="media/image150.wmf"/><Relationship Id="rId305" Type="http://schemas.openxmlformats.org/officeDocument/2006/relationships/image" Target="media/image157.png"/><Relationship Id="rId347" Type="http://schemas.openxmlformats.org/officeDocument/2006/relationships/image" Target="media/image184.wmf"/><Relationship Id="rId44" Type="http://schemas.openxmlformats.org/officeDocument/2006/relationships/image" Target="media/image24.wmf"/><Relationship Id="rId86" Type="http://schemas.openxmlformats.org/officeDocument/2006/relationships/oleObject" Target="embeddings/oleObject34.bin"/><Relationship Id="rId151" Type="http://schemas.openxmlformats.org/officeDocument/2006/relationships/image" Target="media/image79.wmf"/><Relationship Id="rId389" Type="http://schemas.openxmlformats.org/officeDocument/2006/relationships/image" Target="media/image212.png"/><Relationship Id="rId193" Type="http://schemas.openxmlformats.org/officeDocument/2006/relationships/image" Target="media/image97.wmf"/><Relationship Id="rId207" Type="http://schemas.openxmlformats.org/officeDocument/2006/relationships/oleObject" Target="embeddings/oleObject94.bin"/><Relationship Id="rId249" Type="http://schemas.openxmlformats.org/officeDocument/2006/relationships/oleObject" Target="embeddings/oleObject112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4.bin"/><Relationship Id="rId260" Type="http://schemas.openxmlformats.org/officeDocument/2006/relationships/image" Target="media/image134.png"/><Relationship Id="rId316" Type="http://schemas.openxmlformats.org/officeDocument/2006/relationships/image" Target="media/image168.wmf"/><Relationship Id="rId55" Type="http://schemas.openxmlformats.org/officeDocument/2006/relationships/image" Target="media/image28.wmf"/><Relationship Id="rId97" Type="http://schemas.openxmlformats.org/officeDocument/2006/relationships/image" Target="media/image50.png"/><Relationship Id="rId120" Type="http://schemas.openxmlformats.org/officeDocument/2006/relationships/oleObject" Target="embeddings/oleObject50.bin"/><Relationship Id="rId358" Type="http://schemas.openxmlformats.org/officeDocument/2006/relationships/image" Target="media/image191.png"/><Relationship Id="rId162" Type="http://schemas.openxmlformats.org/officeDocument/2006/relationships/oleObject" Target="embeddings/oleObject69.bin"/><Relationship Id="rId218" Type="http://schemas.openxmlformats.org/officeDocument/2006/relationships/oleObject" Target="embeddings/oleObject100.bin"/><Relationship Id="rId271" Type="http://schemas.openxmlformats.org/officeDocument/2006/relationships/image" Target="media/image140.wmf"/><Relationship Id="rId24" Type="http://schemas.openxmlformats.org/officeDocument/2006/relationships/image" Target="media/image11.wmf"/><Relationship Id="rId66" Type="http://schemas.openxmlformats.org/officeDocument/2006/relationships/oleObject" Target="embeddings/oleObject24.bin"/><Relationship Id="rId131" Type="http://schemas.openxmlformats.org/officeDocument/2006/relationships/image" Target="media/image67.wmf"/><Relationship Id="rId327" Type="http://schemas.openxmlformats.org/officeDocument/2006/relationships/oleObject" Target="embeddings/oleObject144.bin"/><Relationship Id="rId369" Type="http://schemas.openxmlformats.org/officeDocument/2006/relationships/image" Target="media/image200.wmf"/><Relationship Id="rId173" Type="http://schemas.openxmlformats.org/officeDocument/2006/relationships/image" Target="media/image88.wmf"/><Relationship Id="rId229" Type="http://schemas.openxmlformats.org/officeDocument/2006/relationships/oleObject" Target="embeddings/oleObject105.bin"/><Relationship Id="rId380" Type="http://schemas.openxmlformats.org/officeDocument/2006/relationships/image" Target="media/image207.wmf"/><Relationship Id="rId240" Type="http://schemas.openxmlformats.org/officeDocument/2006/relationships/oleObject" Target="embeddings/oleObject110.bin"/><Relationship Id="rId35" Type="http://schemas.openxmlformats.org/officeDocument/2006/relationships/oleObject" Target="embeddings/oleObject13.bin"/><Relationship Id="rId77" Type="http://schemas.openxmlformats.org/officeDocument/2006/relationships/image" Target="media/image38.png"/><Relationship Id="rId100" Type="http://schemas.openxmlformats.org/officeDocument/2006/relationships/oleObject" Target="embeddings/oleObject39.bin"/><Relationship Id="rId282" Type="http://schemas.openxmlformats.org/officeDocument/2006/relationships/oleObject" Target="embeddings/oleObject128.bin"/><Relationship Id="rId338" Type="http://schemas.openxmlformats.org/officeDocument/2006/relationships/oleObject" Target="embeddings/oleObject150.bin"/><Relationship Id="rId8" Type="http://schemas.openxmlformats.org/officeDocument/2006/relationships/image" Target="media/image2.jpeg"/><Relationship Id="rId142" Type="http://schemas.openxmlformats.org/officeDocument/2006/relationships/oleObject" Target="embeddings/oleObject59.bin"/><Relationship Id="rId184" Type="http://schemas.openxmlformats.org/officeDocument/2006/relationships/oleObject" Target="embeddings/oleObject83.bin"/><Relationship Id="rId391" Type="http://schemas.openxmlformats.org/officeDocument/2006/relationships/oleObject" Target="embeddings/oleObject169.bin"/><Relationship Id="rId251" Type="http://schemas.openxmlformats.org/officeDocument/2006/relationships/oleObject" Target="embeddings/oleObject113.bin"/><Relationship Id="rId46" Type="http://schemas.openxmlformats.org/officeDocument/2006/relationships/comments" Target="comments.xml"/><Relationship Id="rId293" Type="http://schemas.openxmlformats.org/officeDocument/2006/relationships/image" Target="media/image151.wmf"/><Relationship Id="rId307" Type="http://schemas.openxmlformats.org/officeDocument/2006/relationships/image" Target="media/image159.png"/><Relationship Id="rId349" Type="http://schemas.openxmlformats.org/officeDocument/2006/relationships/image" Target="media/image185.wmf"/><Relationship Id="rId88" Type="http://schemas.openxmlformats.org/officeDocument/2006/relationships/oleObject" Target="embeddings/oleObject35.bin"/><Relationship Id="rId111" Type="http://schemas.openxmlformats.org/officeDocument/2006/relationships/oleObject" Target="embeddings/oleObject45.bin"/><Relationship Id="rId153" Type="http://schemas.openxmlformats.org/officeDocument/2006/relationships/image" Target="media/image80.wmf"/><Relationship Id="rId195" Type="http://schemas.openxmlformats.org/officeDocument/2006/relationships/image" Target="media/image98.wmf"/><Relationship Id="rId209" Type="http://schemas.openxmlformats.org/officeDocument/2006/relationships/image" Target="media/image105.wmf"/><Relationship Id="rId360" Type="http://schemas.openxmlformats.org/officeDocument/2006/relationships/image" Target="media/image193.png"/><Relationship Id="rId220" Type="http://schemas.openxmlformats.org/officeDocument/2006/relationships/oleObject" Target="embeddings/oleObject101.bin"/><Relationship Id="rId15" Type="http://schemas.openxmlformats.org/officeDocument/2006/relationships/oleObject" Target="embeddings/oleObject3.bin"/><Relationship Id="rId57" Type="http://schemas.openxmlformats.org/officeDocument/2006/relationships/image" Target="media/image29.wmf"/><Relationship Id="rId262" Type="http://schemas.openxmlformats.org/officeDocument/2006/relationships/oleObject" Target="embeddings/oleObject118.bin"/><Relationship Id="rId318" Type="http://schemas.openxmlformats.org/officeDocument/2006/relationships/image" Target="media/image169.wmf"/><Relationship Id="rId99" Type="http://schemas.openxmlformats.org/officeDocument/2006/relationships/image" Target="media/image52.wmf"/><Relationship Id="rId122" Type="http://schemas.openxmlformats.org/officeDocument/2006/relationships/oleObject" Target="embeddings/oleObject51.bin"/><Relationship Id="rId164" Type="http://schemas.openxmlformats.org/officeDocument/2006/relationships/oleObject" Target="embeddings/oleObject71.bin"/><Relationship Id="rId371" Type="http://schemas.openxmlformats.org/officeDocument/2006/relationships/image" Target="media/image201.png"/><Relationship Id="rId26" Type="http://schemas.openxmlformats.org/officeDocument/2006/relationships/image" Target="media/image12.wmf"/><Relationship Id="rId231" Type="http://schemas.openxmlformats.org/officeDocument/2006/relationships/image" Target="media/image117.wmf"/><Relationship Id="rId273" Type="http://schemas.openxmlformats.org/officeDocument/2006/relationships/image" Target="media/image141.wmf"/><Relationship Id="rId329" Type="http://schemas.openxmlformats.org/officeDocument/2006/relationships/oleObject" Target="embeddings/oleObject145.bin"/><Relationship Id="rId68" Type="http://schemas.openxmlformats.org/officeDocument/2006/relationships/oleObject" Target="embeddings/oleObject25.bin"/><Relationship Id="rId133" Type="http://schemas.openxmlformats.org/officeDocument/2006/relationships/image" Target="media/image68.png"/><Relationship Id="rId175" Type="http://schemas.openxmlformats.org/officeDocument/2006/relationships/oleObject" Target="embeddings/oleObject78.bin"/><Relationship Id="rId340" Type="http://schemas.openxmlformats.org/officeDocument/2006/relationships/oleObject" Target="embeddings/oleObject151.bin"/><Relationship Id="rId200" Type="http://schemas.openxmlformats.org/officeDocument/2006/relationships/image" Target="media/image101.wmf"/><Relationship Id="rId382" Type="http://schemas.openxmlformats.org/officeDocument/2006/relationships/image" Target="media/image208.wmf"/><Relationship Id="rId242" Type="http://schemas.openxmlformats.org/officeDocument/2006/relationships/image" Target="media/image123.png"/><Relationship Id="rId284" Type="http://schemas.openxmlformats.org/officeDocument/2006/relationships/oleObject" Target="embeddings/oleObject129.bin"/><Relationship Id="rId37" Type="http://schemas.openxmlformats.org/officeDocument/2006/relationships/image" Target="media/image18.png"/><Relationship Id="rId79" Type="http://schemas.openxmlformats.org/officeDocument/2006/relationships/image" Target="media/image40.wmf"/><Relationship Id="rId102" Type="http://schemas.openxmlformats.org/officeDocument/2006/relationships/image" Target="media/image53.wmf"/><Relationship Id="rId144" Type="http://schemas.openxmlformats.org/officeDocument/2006/relationships/oleObject" Target="embeddings/oleObject60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1199E3C-D678-47EA-BB83-BB36CC79E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6052</Words>
  <Characters>34497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corsair</cp:lastModifiedBy>
  <cp:revision>2</cp:revision>
  <cp:lastPrinted>2019-05-29T18:00:00Z</cp:lastPrinted>
  <dcterms:created xsi:type="dcterms:W3CDTF">2020-12-24T16:32:00Z</dcterms:created>
  <dcterms:modified xsi:type="dcterms:W3CDTF">2020-12-24T16:32:00Z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http://www.zotero.org/styles/harvard1</vt:lpwstr>
  </property>
  <property fmtid="{D5CDD505-2E9C-101B-9397-08002B2CF9AE}" pid="5" name="Mendeley Recent Style Name 1_1">
    <vt:lpwstr>Harvard reference format 1 (deprecated)</vt:lpwstr>
  </property>
  <property fmtid="{D5CDD505-2E9C-101B-9397-08002B2CF9AE}" pid="6" name="Mendeley Recent Style Id 2_1">
    <vt:lpwstr>http://www.zotero.org/styles/ieee</vt:lpwstr>
  </property>
  <property fmtid="{D5CDD505-2E9C-101B-9397-08002B2CF9AE}" pid="7" name="Mendeley Recent Style Name 2_1">
    <vt:lpwstr>IEEE</vt:lpwstr>
  </property>
  <property fmtid="{D5CDD505-2E9C-101B-9397-08002B2CF9AE}" pid="8" name="Mendeley Recent Style Id 3_1">
    <vt:lpwstr>http://www.zotero.org/styles/modern-humanities-research-association</vt:lpwstr>
  </property>
  <property fmtid="{D5CDD505-2E9C-101B-9397-08002B2CF9AE}" pid="9" name="Mendeley Recent Style Name 3_1">
    <vt:lpwstr>Modern Humanities Research Association 3rd edition (note with bibliography)</vt:lpwstr>
  </property>
  <property fmtid="{D5CDD505-2E9C-101B-9397-08002B2CF9AE}" pid="10" name="Mendeley Recent Style Id 4_1">
    <vt:lpwstr>http://www.zotero.org/styles/modern-language-association</vt:lpwstr>
  </property>
  <property fmtid="{D5CDD505-2E9C-101B-9397-08002B2CF9AE}" pid="11" name="Mendeley Recent Style Name 4_1">
    <vt:lpwstr>Modern Language Association 8th edition</vt:lpwstr>
  </property>
  <property fmtid="{D5CDD505-2E9C-101B-9397-08002B2CF9AE}" pid="12" name="Mendeley Recent Style Id 5_1">
    <vt:lpwstr>http://www.zotero.org/styles/gost-r-7-0-5-2008</vt:lpwstr>
  </property>
  <property fmtid="{D5CDD505-2E9C-101B-9397-08002B2CF9AE}" pid="13" name="Mendeley Recent Style Name 5_1">
    <vt:lpwstr>Russian GOST R 7.0.5-2008 (Russian)</vt:lpwstr>
  </property>
  <property fmtid="{D5CDD505-2E9C-101B-9397-08002B2CF9AE}" pid="14" name="Mendeley Recent Style Id 6_1">
    <vt:lpwstr>http://www.zotero.org/styles/gost-r-7-0-5-2008-numeric</vt:lpwstr>
  </property>
  <property fmtid="{D5CDD505-2E9C-101B-9397-08002B2CF9AE}" pid="15" name="Mendeley Recent Style Name 6_1">
    <vt:lpwstr>Russian GOST R 7.0.5-2008 (numeric)</vt:lpwstr>
  </property>
  <property fmtid="{D5CDD505-2E9C-101B-9397-08002B2CF9AE}" pid="16" name="Mendeley Recent Style Id 7_1">
    <vt:lpwstr>http://www.zotero.org/styles/gost-r-7-0-5-2008-numeric-alphabetical</vt:lpwstr>
  </property>
  <property fmtid="{D5CDD505-2E9C-101B-9397-08002B2CF9AE}" pid="17" name="Mendeley Recent Style Name 7_1">
    <vt:lpwstr>Russian GOST R 7.0.5-2008 (numeric, sorted alphabetically, Russian)</vt:lpwstr>
  </property>
  <property fmtid="{D5CDD505-2E9C-101B-9397-08002B2CF9AE}" pid="18" name="Mendeley Recent Style Id 8_1">
    <vt:lpwstr>http://www.zotero.org/styles/springer-basic-author-date</vt:lpwstr>
  </property>
  <property fmtid="{D5CDD505-2E9C-101B-9397-08002B2CF9AE}" pid="19" name="Mendeley Recent Style Name 8_1">
    <vt:lpwstr>Springer - Basic (author-date)</vt:lpwstr>
  </property>
  <property fmtid="{D5CDD505-2E9C-101B-9397-08002B2CF9AE}" pid="20" name="Mendeley Recent Style Id 9_1">
    <vt:lpwstr>http://www.zotero.org/styles/springer-basic-brackets</vt:lpwstr>
  </property>
  <property fmtid="{D5CDD505-2E9C-101B-9397-08002B2CF9AE}" pid="21" name="Mendeley Recent Style Name 9_1">
    <vt:lpwstr>Springer - Basic (numeric, brackets)</vt:lpwstr>
  </property>
</Properties>
</file>