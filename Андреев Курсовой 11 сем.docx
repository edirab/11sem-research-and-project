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E9D51" w14:textId="77777777" w:rsidR="00714BD1" w:rsidRPr="00714BD1" w:rsidRDefault="00714BD1" w:rsidP="00714BD1">
      <w:pPr>
        <w:spacing w:line="259" w:lineRule="auto"/>
        <w:jc w:val="left"/>
        <w:rPr>
          <w:rFonts w:eastAsia="Calibri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714BD1" w:rsidRPr="00714BD1" w14:paraId="7F9113E3" w14:textId="77777777" w:rsidTr="005213E2">
        <w:tc>
          <w:tcPr>
            <w:tcW w:w="1383" w:type="dxa"/>
            <w:hideMark/>
          </w:tcPr>
          <w:p w14:paraId="461634A5" w14:textId="77777777" w:rsidR="00714BD1" w:rsidRPr="00714BD1" w:rsidRDefault="00714BD1" w:rsidP="00714BD1">
            <w:pPr>
              <w:spacing w:after="0" w:line="240" w:lineRule="auto"/>
              <w:jc w:val="left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820226E" wp14:editId="73D5A3E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180975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4" name="Рисунок 2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CEE8078" w14:textId="77777777" w:rsidR="00714BD1" w:rsidRPr="00714BD1" w:rsidRDefault="00714BD1" w:rsidP="00714BD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4C37654" w14:textId="77777777" w:rsidR="00714BD1" w:rsidRPr="00714BD1" w:rsidRDefault="00714BD1" w:rsidP="00714BD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99F3C3A" w14:textId="77777777" w:rsidR="00714BD1" w:rsidRPr="00714BD1" w:rsidRDefault="00714BD1" w:rsidP="00714BD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высшего образования</w:t>
            </w:r>
          </w:p>
          <w:p w14:paraId="0CD62A08" w14:textId="77777777" w:rsidR="00714BD1" w:rsidRPr="00714BD1" w:rsidRDefault="00714BD1" w:rsidP="00714BD1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0F1727C9" w14:textId="77777777" w:rsidR="00714BD1" w:rsidRPr="00714BD1" w:rsidRDefault="00714BD1" w:rsidP="00714BD1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имени Н.Э. Баумана</w:t>
            </w:r>
          </w:p>
          <w:p w14:paraId="065E0A50" w14:textId="77777777" w:rsidR="00714BD1" w:rsidRPr="00714BD1" w:rsidRDefault="00714BD1" w:rsidP="00714BD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60BE4CB1" w14:textId="77777777" w:rsidR="00714BD1" w:rsidRPr="00714BD1" w:rsidRDefault="00714BD1" w:rsidP="00714BD1">
            <w:pPr>
              <w:spacing w:after="0" w:line="240" w:lineRule="auto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714BD1">
              <w:rPr>
                <w:rFonts w:eastAsia="Calibri" w:cs="Times New Roman"/>
                <w:b/>
                <w:sz w:val="22"/>
                <w:szCs w:val="24"/>
                <w:lang w:eastAsia="ru-RU"/>
              </w:rPr>
              <w:t>(МГТУ им. Н.Э. Баумана)</w:t>
            </w:r>
          </w:p>
        </w:tc>
      </w:tr>
    </w:tbl>
    <w:p w14:paraId="7BB4F9C0" w14:textId="77777777" w:rsidR="00714BD1" w:rsidRPr="00714BD1" w:rsidRDefault="00714BD1" w:rsidP="00714BD1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  <w:szCs w:val="24"/>
          <w:lang w:eastAsia="ru-RU"/>
        </w:rPr>
      </w:pPr>
    </w:p>
    <w:p w14:paraId="68DE388D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sz w:val="32"/>
          <w:szCs w:val="24"/>
          <w:lang w:eastAsia="ru-RU"/>
        </w:rPr>
      </w:pPr>
    </w:p>
    <w:p w14:paraId="302C788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18"/>
          <w:szCs w:val="24"/>
          <w:lang w:eastAsia="ru-RU"/>
        </w:rPr>
      </w:pPr>
      <w:r w:rsidRPr="00714BD1">
        <w:rPr>
          <w:rFonts w:eastAsia="Calibri" w:cs="Times New Roman"/>
          <w:sz w:val="22"/>
          <w:szCs w:val="24"/>
          <w:lang w:eastAsia="ru-RU"/>
        </w:rPr>
        <w:t>ФАКУЛЬТЕТ__</w:t>
      </w:r>
      <w:r w:rsidRPr="00714BD1">
        <w:rPr>
          <w:rFonts w:eastAsia="Calibri" w:cs="Times New Roman"/>
          <w:sz w:val="22"/>
          <w:szCs w:val="24"/>
          <w:u w:val="single"/>
          <w:lang w:eastAsia="ru-RU"/>
        </w:rPr>
        <w:t>СПЕЦИАЛЬНОЕ МАШИНОСТРОЕНИЕ</w:t>
      </w:r>
      <w:r w:rsidRPr="00714BD1">
        <w:rPr>
          <w:rFonts w:eastAsia="Calibri" w:cs="Times New Roman"/>
          <w:sz w:val="22"/>
          <w:szCs w:val="24"/>
          <w:lang w:eastAsia="ru-RU"/>
        </w:rPr>
        <w:t>______________________________</w:t>
      </w:r>
    </w:p>
    <w:p w14:paraId="35189DD3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2"/>
          <w:szCs w:val="24"/>
          <w:lang w:eastAsia="ru-RU"/>
        </w:rPr>
      </w:pPr>
    </w:p>
    <w:p w14:paraId="0C6B65C5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iCs/>
          <w:sz w:val="22"/>
          <w:szCs w:val="24"/>
          <w:lang w:eastAsia="ru-RU"/>
        </w:rPr>
      </w:pPr>
      <w:r w:rsidRPr="00714BD1">
        <w:rPr>
          <w:rFonts w:eastAsia="Calibri" w:cs="Times New Roman"/>
          <w:sz w:val="22"/>
          <w:szCs w:val="24"/>
          <w:lang w:eastAsia="ru-RU"/>
        </w:rPr>
        <w:t>КАФЕДРА _</w:t>
      </w:r>
      <w:r w:rsidRPr="00714BD1">
        <w:rPr>
          <w:rFonts w:eastAsia="Calibri" w:cs="Times New Roman"/>
          <w:iCs/>
          <w:sz w:val="22"/>
          <w:szCs w:val="24"/>
          <w:lang w:eastAsia="ru-RU"/>
        </w:rPr>
        <w:t>___</w:t>
      </w:r>
      <w:r w:rsidRPr="00714BD1">
        <w:rPr>
          <w:rFonts w:eastAsia="Calibri" w:cs="Times New Roman"/>
          <w:iCs/>
          <w:sz w:val="22"/>
          <w:szCs w:val="24"/>
          <w:u w:val="single"/>
          <w:lang w:eastAsia="ru-RU"/>
        </w:rPr>
        <w:t>ПОДВОДНЫЕ РОБОТЫ И АППАРАТЫ</w:t>
      </w:r>
      <w:r w:rsidRPr="00714BD1">
        <w:rPr>
          <w:rFonts w:eastAsia="Calibri" w:cs="Times New Roman"/>
          <w:iCs/>
          <w:sz w:val="22"/>
          <w:szCs w:val="24"/>
          <w:lang w:eastAsia="ru-RU"/>
        </w:rPr>
        <w:t>_______________________________</w:t>
      </w:r>
    </w:p>
    <w:p w14:paraId="0F2C004D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i/>
          <w:sz w:val="22"/>
          <w:szCs w:val="24"/>
          <w:lang w:eastAsia="ru-RU"/>
        </w:rPr>
      </w:pPr>
    </w:p>
    <w:p w14:paraId="26143343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i/>
          <w:sz w:val="22"/>
          <w:szCs w:val="24"/>
          <w:lang w:eastAsia="ru-RU"/>
        </w:rPr>
      </w:pPr>
    </w:p>
    <w:p w14:paraId="6FFF4809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i/>
          <w:sz w:val="22"/>
          <w:szCs w:val="24"/>
          <w:lang w:eastAsia="ru-RU"/>
        </w:rPr>
      </w:pPr>
    </w:p>
    <w:p w14:paraId="2F7B720A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i/>
          <w:sz w:val="22"/>
          <w:szCs w:val="24"/>
          <w:lang w:eastAsia="ru-RU"/>
        </w:rPr>
      </w:pPr>
    </w:p>
    <w:p w14:paraId="2DD2AB59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sz w:val="44"/>
          <w:szCs w:val="24"/>
          <w:lang w:eastAsia="ru-RU"/>
        </w:rPr>
      </w:pPr>
      <w:r w:rsidRPr="00714BD1">
        <w:rPr>
          <w:rFonts w:eastAsia="Calibri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06043447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2"/>
          <w:szCs w:val="24"/>
          <w:lang w:eastAsia="ru-RU"/>
        </w:rPr>
      </w:pPr>
    </w:p>
    <w:p w14:paraId="6A562B15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К   КУРСОВОЙ   РАБОТЕ</w:t>
      </w:r>
    </w:p>
    <w:p w14:paraId="06BFB3AD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i/>
          <w:sz w:val="40"/>
          <w:szCs w:val="24"/>
          <w:lang w:eastAsia="ru-RU"/>
        </w:rPr>
      </w:pPr>
    </w:p>
    <w:p w14:paraId="035CAEAC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i/>
          <w:sz w:val="40"/>
          <w:szCs w:val="24"/>
          <w:lang w:eastAsia="ru-RU"/>
        </w:rPr>
      </w:pPr>
      <w:proofErr w:type="gramStart"/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ПО  ПРОЕКТИРОВАНИЮ</w:t>
      </w:r>
      <w:proofErr w:type="gramEnd"/>
      <w:r w:rsidRPr="00714BD1">
        <w:rPr>
          <w:rFonts w:eastAsia="Calibri" w:cs="Times New Roman"/>
          <w:b/>
          <w:i/>
          <w:sz w:val="40"/>
          <w:szCs w:val="24"/>
          <w:lang w:eastAsia="ru-RU"/>
        </w:rPr>
        <w:t xml:space="preserve">   ПОДВОДНЫХ РОБОТОТЕХНИЧЕСКИХ СИТЕМ</w:t>
      </w:r>
    </w:p>
    <w:p w14:paraId="15A5A027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i/>
          <w:sz w:val="24"/>
          <w:szCs w:val="24"/>
          <w:lang w:eastAsia="ru-RU"/>
        </w:rPr>
      </w:pPr>
    </w:p>
    <w:p w14:paraId="0DFDBD55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НА ТЕМУ:</w:t>
      </w:r>
    </w:p>
    <w:p w14:paraId="5A550C1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0BBDC0A0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09936DAE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77E35E7C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68ACB6AD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i/>
          <w:sz w:val="40"/>
          <w:szCs w:val="24"/>
          <w:lang w:eastAsia="ru-RU"/>
        </w:rPr>
      </w:pPr>
      <w:r w:rsidRPr="00714BD1">
        <w:rPr>
          <w:rFonts w:eastAsia="Calibri" w:cs="Times New Roman"/>
          <w:b/>
          <w:i/>
          <w:sz w:val="40"/>
          <w:szCs w:val="24"/>
          <w:lang w:eastAsia="ru-RU"/>
        </w:rPr>
        <w:t>______________________________________________</w:t>
      </w:r>
    </w:p>
    <w:p w14:paraId="44E8FFF6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2"/>
          <w:szCs w:val="24"/>
          <w:lang w:eastAsia="ru-RU"/>
        </w:rPr>
      </w:pPr>
    </w:p>
    <w:p w14:paraId="39B05689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2"/>
          <w:szCs w:val="24"/>
          <w:lang w:eastAsia="ru-RU"/>
        </w:rPr>
      </w:pPr>
    </w:p>
    <w:p w14:paraId="3CF49B43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2"/>
          <w:szCs w:val="24"/>
          <w:lang w:eastAsia="ru-RU"/>
        </w:rPr>
      </w:pPr>
    </w:p>
    <w:p w14:paraId="0EF53CD9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2"/>
          <w:szCs w:val="24"/>
          <w:lang w:eastAsia="ru-RU"/>
        </w:rPr>
      </w:pPr>
    </w:p>
    <w:p w14:paraId="712C0CB2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sz w:val="22"/>
          <w:szCs w:val="24"/>
          <w:lang w:eastAsia="ru-RU"/>
        </w:rPr>
      </w:pPr>
      <w:r w:rsidRPr="00714BD1">
        <w:rPr>
          <w:rFonts w:eastAsia="Calibri" w:cs="Times New Roman"/>
          <w:sz w:val="22"/>
          <w:szCs w:val="24"/>
          <w:lang w:eastAsia="ru-RU"/>
        </w:rPr>
        <w:t xml:space="preserve">Студент </w:t>
      </w:r>
      <w:r w:rsidRPr="00714BD1">
        <w:rPr>
          <w:rFonts w:eastAsia="Calibri" w:cs="Times New Roman"/>
          <w:sz w:val="24"/>
          <w:szCs w:val="24"/>
          <w:lang w:eastAsia="ru-RU"/>
        </w:rPr>
        <w:t>________________</w:t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b/>
          <w:sz w:val="24"/>
          <w:szCs w:val="24"/>
          <w:lang w:eastAsia="ru-RU"/>
        </w:rPr>
        <w:t>_____________</w:t>
      </w:r>
      <w:proofErr w:type="gramStart"/>
      <w:r w:rsidRPr="00714BD1">
        <w:rPr>
          <w:rFonts w:eastAsia="Calibri" w:cs="Times New Roman"/>
          <w:b/>
          <w:sz w:val="24"/>
          <w:szCs w:val="24"/>
          <w:lang w:eastAsia="ru-RU"/>
        </w:rPr>
        <w:t>_  _</w:t>
      </w:r>
      <w:proofErr w:type="gramEnd"/>
      <w:r w:rsidRPr="00714BD1">
        <w:rPr>
          <w:rFonts w:eastAsia="Calibri" w:cs="Times New Roman"/>
          <w:b/>
          <w:sz w:val="24"/>
          <w:szCs w:val="24"/>
          <w:lang w:eastAsia="ru-RU"/>
        </w:rPr>
        <w:t xml:space="preserve">_______________ </w:t>
      </w:r>
    </w:p>
    <w:p w14:paraId="41F00DE3" w14:textId="77777777" w:rsidR="00714BD1" w:rsidRPr="00714BD1" w:rsidRDefault="00714BD1" w:rsidP="00714BD1">
      <w:pPr>
        <w:spacing w:after="0" w:line="240" w:lineRule="auto"/>
        <w:ind w:left="708" w:firstLine="708"/>
        <w:jc w:val="left"/>
        <w:rPr>
          <w:rFonts w:eastAsia="Calibri" w:cs="Times New Roman"/>
          <w:sz w:val="18"/>
          <w:szCs w:val="18"/>
          <w:lang w:eastAsia="ru-RU"/>
        </w:rPr>
      </w:pPr>
      <w:r w:rsidRPr="00714BD1">
        <w:rPr>
          <w:rFonts w:eastAsia="Calibri" w:cs="Times New Roman"/>
          <w:sz w:val="18"/>
          <w:szCs w:val="18"/>
          <w:lang w:eastAsia="ru-RU"/>
        </w:rPr>
        <w:t>(Группа)</w:t>
      </w:r>
      <w:r w:rsidRPr="00714BD1">
        <w:rPr>
          <w:rFonts w:eastAsia="Calibri" w:cs="Times New Roman"/>
          <w:sz w:val="18"/>
          <w:szCs w:val="18"/>
          <w:lang w:eastAsia="ru-RU"/>
        </w:rPr>
        <w:tab/>
      </w:r>
      <w:r w:rsidRPr="00714BD1">
        <w:rPr>
          <w:rFonts w:eastAsia="Calibri" w:cs="Times New Roman"/>
          <w:sz w:val="18"/>
          <w:szCs w:val="18"/>
          <w:lang w:eastAsia="ru-RU"/>
        </w:rPr>
        <w:tab/>
      </w:r>
      <w:r w:rsidRPr="00714BD1">
        <w:rPr>
          <w:rFonts w:eastAsia="Calibri" w:cs="Times New Roman"/>
          <w:sz w:val="18"/>
          <w:szCs w:val="18"/>
          <w:lang w:eastAsia="ru-RU"/>
        </w:rPr>
        <w:tab/>
      </w:r>
      <w:r w:rsidRPr="00714BD1">
        <w:rPr>
          <w:rFonts w:eastAsia="Calibri" w:cs="Times New Roman"/>
          <w:sz w:val="18"/>
          <w:szCs w:val="18"/>
          <w:lang w:eastAsia="ru-RU"/>
        </w:rPr>
        <w:tab/>
      </w:r>
      <w:r w:rsidRPr="00714BD1">
        <w:rPr>
          <w:rFonts w:eastAsia="Calibri" w:cs="Times New Roman"/>
          <w:sz w:val="18"/>
          <w:szCs w:val="18"/>
          <w:lang w:eastAsia="ru-RU"/>
        </w:rPr>
        <w:tab/>
        <w:t xml:space="preserve">        </w:t>
      </w:r>
      <w:proofErr w:type="gramStart"/>
      <w:r w:rsidRPr="00714BD1">
        <w:rPr>
          <w:rFonts w:eastAsia="Calibri" w:cs="Times New Roman"/>
          <w:sz w:val="18"/>
          <w:szCs w:val="18"/>
          <w:lang w:eastAsia="ru-RU"/>
        </w:rPr>
        <w:t xml:space="preserve">   (</w:t>
      </w:r>
      <w:proofErr w:type="gramEnd"/>
      <w:r w:rsidRPr="00714BD1">
        <w:rPr>
          <w:rFonts w:eastAsia="Calibri" w:cs="Times New Roman"/>
          <w:sz w:val="18"/>
          <w:szCs w:val="18"/>
          <w:lang w:eastAsia="ru-RU"/>
        </w:rPr>
        <w:t>Подпись, дата)                         (</w:t>
      </w:r>
      <w:proofErr w:type="spellStart"/>
      <w:r w:rsidRPr="00714BD1">
        <w:rPr>
          <w:rFonts w:eastAsia="Calibri" w:cs="Times New Roman"/>
          <w:sz w:val="18"/>
          <w:szCs w:val="18"/>
          <w:lang w:eastAsia="ru-RU"/>
        </w:rPr>
        <w:t>И.О.Фамилия</w:t>
      </w:r>
      <w:proofErr w:type="spellEnd"/>
      <w:r w:rsidRPr="00714BD1">
        <w:rPr>
          <w:rFonts w:eastAsia="Calibri" w:cs="Times New Roman"/>
          <w:sz w:val="18"/>
          <w:szCs w:val="18"/>
          <w:lang w:eastAsia="ru-RU"/>
        </w:rPr>
        <w:t xml:space="preserve">)    </w:t>
      </w:r>
    </w:p>
    <w:p w14:paraId="315195CE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sz w:val="24"/>
          <w:szCs w:val="24"/>
          <w:lang w:eastAsia="ru-RU"/>
        </w:rPr>
      </w:pPr>
      <w:r w:rsidRPr="00714BD1">
        <w:rPr>
          <w:rFonts w:eastAsia="Calibri" w:cs="Times New Roman"/>
          <w:sz w:val="22"/>
          <w:szCs w:val="24"/>
          <w:lang w:eastAsia="ru-RU"/>
        </w:rPr>
        <w:t xml:space="preserve">Руководитель курсовой работы </w:t>
      </w:r>
      <w:r w:rsidRPr="00714BD1">
        <w:rPr>
          <w:rFonts w:eastAsia="Calibri" w:cs="Times New Roman"/>
          <w:sz w:val="22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b/>
          <w:sz w:val="24"/>
          <w:szCs w:val="24"/>
          <w:lang w:eastAsia="ru-RU"/>
        </w:rPr>
        <w:t>_____________</w:t>
      </w:r>
      <w:proofErr w:type="gramStart"/>
      <w:r w:rsidRPr="00714BD1">
        <w:rPr>
          <w:rFonts w:eastAsia="Calibri" w:cs="Times New Roman"/>
          <w:b/>
          <w:sz w:val="24"/>
          <w:szCs w:val="24"/>
          <w:lang w:eastAsia="ru-RU"/>
        </w:rPr>
        <w:t>_  _</w:t>
      </w:r>
      <w:proofErr w:type="gramEnd"/>
      <w:r w:rsidRPr="00714BD1">
        <w:rPr>
          <w:rFonts w:eastAsia="Calibri" w:cs="Times New Roman"/>
          <w:b/>
          <w:sz w:val="24"/>
          <w:szCs w:val="24"/>
          <w:lang w:eastAsia="ru-RU"/>
        </w:rPr>
        <w:t>_______________</w:t>
      </w:r>
    </w:p>
    <w:p w14:paraId="21ECDF99" w14:textId="77777777" w:rsidR="00714BD1" w:rsidRPr="00714BD1" w:rsidRDefault="00714BD1" w:rsidP="00714BD1">
      <w:pPr>
        <w:spacing w:after="0" w:line="240" w:lineRule="auto"/>
        <w:ind w:left="4248" w:firstLine="708"/>
        <w:jc w:val="center"/>
        <w:rPr>
          <w:rFonts w:eastAsia="Calibri" w:cs="Times New Roman"/>
          <w:sz w:val="18"/>
          <w:szCs w:val="18"/>
          <w:lang w:eastAsia="ru-RU"/>
        </w:rPr>
      </w:pPr>
      <w:r w:rsidRPr="00714BD1">
        <w:rPr>
          <w:rFonts w:eastAsia="Calibri" w:cs="Times New Roman"/>
          <w:sz w:val="18"/>
          <w:szCs w:val="18"/>
          <w:lang w:eastAsia="ru-RU"/>
        </w:rPr>
        <w:t xml:space="preserve">  (Подпись, </w:t>
      </w:r>
      <w:proofErr w:type="gramStart"/>
      <w:r w:rsidRPr="00714BD1">
        <w:rPr>
          <w:rFonts w:eastAsia="Calibri" w:cs="Times New Roman"/>
          <w:sz w:val="18"/>
          <w:szCs w:val="18"/>
          <w:lang w:eastAsia="ru-RU"/>
        </w:rPr>
        <w:t xml:space="preserve">дата)   </w:t>
      </w:r>
      <w:proofErr w:type="gramEnd"/>
      <w:r w:rsidRPr="00714BD1">
        <w:rPr>
          <w:rFonts w:eastAsia="Calibri" w:cs="Times New Roman"/>
          <w:sz w:val="18"/>
          <w:szCs w:val="18"/>
          <w:lang w:eastAsia="ru-RU"/>
        </w:rPr>
        <w:t xml:space="preserve">                      (</w:t>
      </w:r>
      <w:proofErr w:type="spellStart"/>
      <w:r w:rsidRPr="00714BD1">
        <w:rPr>
          <w:rFonts w:eastAsia="Calibri" w:cs="Times New Roman"/>
          <w:sz w:val="18"/>
          <w:szCs w:val="18"/>
          <w:lang w:eastAsia="ru-RU"/>
        </w:rPr>
        <w:t>И.О.Фамилия</w:t>
      </w:r>
      <w:proofErr w:type="spellEnd"/>
      <w:r w:rsidRPr="00714BD1">
        <w:rPr>
          <w:rFonts w:eastAsia="Calibri" w:cs="Times New Roman"/>
          <w:sz w:val="18"/>
          <w:szCs w:val="18"/>
          <w:lang w:eastAsia="ru-RU"/>
        </w:rPr>
        <w:t xml:space="preserve">)    </w:t>
      </w:r>
    </w:p>
    <w:p w14:paraId="174AA94E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b/>
          <w:sz w:val="22"/>
          <w:szCs w:val="24"/>
          <w:lang w:eastAsia="ru-RU"/>
        </w:rPr>
      </w:pPr>
      <w:r w:rsidRPr="00714BD1">
        <w:rPr>
          <w:rFonts w:eastAsia="Calibri" w:cs="Times New Roman"/>
          <w:sz w:val="22"/>
          <w:szCs w:val="24"/>
          <w:lang w:eastAsia="ru-RU"/>
        </w:rPr>
        <w:t xml:space="preserve">Консультант </w:t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sz w:val="24"/>
          <w:szCs w:val="24"/>
          <w:lang w:eastAsia="ru-RU"/>
        </w:rPr>
        <w:tab/>
      </w:r>
      <w:r w:rsidRPr="00714BD1">
        <w:rPr>
          <w:rFonts w:eastAsia="Calibri" w:cs="Times New Roman"/>
          <w:b/>
          <w:sz w:val="24"/>
          <w:szCs w:val="24"/>
          <w:lang w:eastAsia="ru-RU"/>
        </w:rPr>
        <w:t>________________</w:t>
      </w:r>
      <w:proofErr w:type="gramStart"/>
      <w:r w:rsidRPr="00714BD1">
        <w:rPr>
          <w:rFonts w:eastAsia="Calibri" w:cs="Times New Roman"/>
          <w:b/>
          <w:sz w:val="24"/>
          <w:szCs w:val="24"/>
          <w:lang w:eastAsia="ru-RU"/>
        </w:rPr>
        <w:t>_  _</w:t>
      </w:r>
      <w:proofErr w:type="gramEnd"/>
      <w:r w:rsidRPr="00714BD1">
        <w:rPr>
          <w:rFonts w:eastAsia="Calibri" w:cs="Times New Roman"/>
          <w:b/>
          <w:sz w:val="24"/>
          <w:szCs w:val="24"/>
          <w:lang w:eastAsia="ru-RU"/>
        </w:rPr>
        <w:t>____________</w:t>
      </w:r>
    </w:p>
    <w:p w14:paraId="264DDC12" w14:textId="77777777" w:rsidR="00714BD1" w:rsidRPr="00714BD1" w:rsidRDefault="00714BD1" w:rsidP="00714BD1">
      <w:pPr>
        <w:spacing w:after="0" w:line="240" w:lineRule="auto"/>
        <w:ind w:left="4248" w:firstLine="708"/>
        <w:jc w:val="center"/>
        <w:rPr>
          <w:rFonts w:eastAsia="Calibri" w:cs="Times New Roman"/>
          <w:sz w:val="20"/>
          <w:szCs w:val="24"/>
          <w:lang w:eastAsia="ru-RU"/>
        </w:rPr>
      </w:pPr>
      <w:r w:rsidRPr="00714BD1">
        <w:rPr>
          <w:rFonts w:eastAsia="Calibri" w:cs="Times New Roman"/>
          <w:sz w:val="18"/>
          <w:szCs w:val="18"/>
          <w:lang w:eastAsia="ru-RU"/>
        </w:rPr>
        <w:t xml:space="preserve">(Подпись, </w:t>
      </w:r>
      <w:proofErr w:type="gramStart"/>
      <w:r w:rsidRPr="00714BD1">
        <w:rPr>
          <w:rFonts w:eastAsia="Calibri" w:cs="Times New Roman"/>
          <w:sz w:val="18"/>
          <w:szCs w:val="18"/>
          <w:lang w:eastAsia="ru-RU"/>
        </w:rPr>
        <w:t xml:space="preserve">дата)   </w:t>
      </w:r>
      <w:proofErr w:type="gramEnd"/>
      <w:r w:rsidRPr="00714BD1">
        <w:rPr>
          <w:rFonts w:eastAsia="Calibri" w:cs="Times New Roman"/>
          <w:sz w:val="18"/>
          <w:szCs w:val="18"/>
          <w:lang w:eastAsia="ru-RU"/>
        </w:rPr>
        <w:t xml:space="preserve">                   (</w:t>
      </w:r>
      <w:proofErr w:type="spellStart"/>
      <w:r w:rsidRPr="00714BD1">
        <w:rPr>
          <w:rFonts w:eastAsia="Calibri" w:cs="Times New Roman"/>
          <w:sz w:val="18"/>
          <w:szCs w:val="18"/>
          <w:lang w:eastAsia="ru-RU"/>
        </w:rPr>
        <w:t>И.О.Фамилия</w:t>
      </w:r>
      <w:proofErr w:type="spellEnd"/>
      <w:r w:rsidRPr="00714BD1">
        <w:rPr>
          <w:rFonts w:eastAsia="Calibri" w:cs="Times New Roman"/>
          <w:sz w:val="18"/>
          <w:szCs w:val="18"/>
          <w:lang w:eastAsia="ru-RU"/>
        </w:rPr>
        <w:t>)</w:t>
      </w:r>
      <w:r w:rsidRPr="00714BD1">
        <w:rPr>
          <w:rFonts w:eastAsia="Calibri" w:cs="Times New Roman"/>
          <w:sz w:val="18"/>
          <w:szCs w:val="18"/>
          <w:lang w:eastAsia="ru-RU"/>
        </w:rPr>
        <w:tab/>
      </w:r>
    </w:p>
    <w:p w14:paraId="14006400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2"/>
          <w:szCs w:val="24"/>
          <w:lang w:eastAsia="ru-RU"/>
        </w:rPr>
      </w:pPr>
    </w:p>
    <w:p w14:paraId="6E091616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4"/>
          <w:szCs w:val="24"/>
          <w:lang w:eastAsia="ru-RU"/>
        </w:rPr>
      </w:pPr>
    </w:p>
    <w:p w14:paraId="6DA12BC5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4"/>
          <w:szCs w:val="24"/>
          <w:lang w:eastAsia="ru-RU"/>
        </w:rPr>
      </w:pPr>
    </w:p>
    <w:p w14:paraId="5B19266A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4"/>
          <w:szCs w:val="24"/>
          <w:lang w:eastAsia="ru-RU"/>
        </w:rPr>
      </w:pPr>
    </w:p>
    <w:p w14:paraId="6EE3A877" w14:textId="77777777" w:rsidR="00714BD1" w:rsidRPr="00714BD1" w:rsidRDefault="00714BD1" w:rsidP="00714BD1">
      <w:pPr>
        <w:spacing w:after="0" w:line="240" w:lineRule="auto"/>
        <w:jc w:val="center"/>
        <w:rPr>
          <w:rFonts w:eastAsia="Calibri" w:cs="Times New Roman"/>
          <w:i/>
          <w:sz w:val="24"/>
          <w:szCs w:val="24"/>
          <w:lang w:eastAsia="ru-RU"/>
        </w:rPr>
      </w:pPr>
      <w:r w:rsidRPr="00714BD1">
        <w:rPr>
          <w:rFonts w:eastAsia="Calibri" w:cs="Times New Roman"/>
          <w:i/>
          <w:sz w:val="24"/>
          <w:szCs w:val="24"/>
          <w:lang w:eastAsia="ru-RU"/>
        </w:rPr>
        <w:t>2019 г.</w:t>
      </w:r>
    </w:p>
    <w:p w14:paraId="2EC2D604" w14:textId="77777777" w:rsidR="00714BD1" w:rsidRPr="00714BD1" w:rsidRDefault="00714BD1" w:rsidP="00714BD1">
      <w:pPr>
        <w:spacing w:line="259" w:lineRule="auto"/>
        <w:jc w:val="left"/>
        <w:rPr>
          <w:ins w:id="0" w:author="hp" w:date="2019-05-28T13:26:00Z"/>
          <w:rFonts w:eastAsia="Calibri" w:cs="Times New Roman"/>
          <w:sz w:val="24"/>
          <w:szCs w:val="24"/>
          <w:lang w:eastAsia="ru-RU"/>
        </w:rPr>
      </w:pPr>
    </w:p>
    <w:p w14:paraId="039929CE" w14:textId="77777777" w:rsidR="00714BD1" w:rsidRPr="00714BD1" w:rsidRDefault="00714BD1" w:rsidP="00714BD1">
      <w:pPr>
        <w:spacing w:after="0" w:line="240" w:lineRule="auto"/>
        <w:jc w:val="center"/>
        <w:rPr>
          <w:ins w:id="1" w:author="hp" w:date="2019-05-28T13:26:00Z"/>
          <w:rFonts w:eastAsia="Calibri" w:cs="Times New Roman"/>
          <w:b/>
          <w:sz w:val="18"/>
          <w:szCs w:val="24"/>
          <w:lang w:eastAsia="ru-RU"/>
        </w:rPr>
      </w:pPr>
      <w:ins w:id="2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lastRenderedPageBreak/>
          <w:t>Министерство науки и высшего образования Российской Федерации</w:t>
        </w:r>
      </w:ins>
    </w:p>
    <w:p w14:paraId="25E568DA" w14:textId="77777777" w:rsidR="00714BD1" w:rsidRPr="00714BD1" w:rsidRDefault="00714BD1" w:rsidP="00714BD1">
      <w:pPr>
        <w:spacing w:after="0" w:line="240" w:lineRule="auto"/>
        <w:jc w:val="center"/>
        <w:rPr>
          <w:ins w:id="3" w:author="hp" w:date="2019-05-28T13:26:00Z"/>
          <w:rFonts w:eastAsia="Calibri" w:cs="Times New Roman"/>
          <w:b/>
          <w:sz w:val="22"/>
          <w:szCs w:val="24"/>
          <w:lang w:eastAsia="ru-RU"/>
        </w:rPr>
      </w:pPr>
      <w:ins w:id="4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 xml:space="preserve">Федеральное государственное бюджетное образовательное учреждение </w:t>
        </w:r>
      </w:ins>
    </w:p>
    <w:p w14:paraId="6CF442B1" w14:textId="77777777" w:rsidR="00714BD1" w:rsidRPr="00714BD1" w:rsidRDefault="00714BD1" w:rsidP="00714BD1">
      <w:pPr>
        <w:spacing w:after="0" w:line="240" w:lineRule="auto"/>
        <w:jc w:val="center"/>
        <w:rPr>
          <w:ins w:id="5" w:author="hp" w:date="2019-05-28T13:26:00Z"/>
          <w:rFonts w:eastAsia="Calibri" w:cs="Times New Roman"/>
          <w:b/>
          <w:sz w:val="22"/>
          <w:szCs w:val="24"/>
          <w:lang w:eastAsia="ru-RU"/>
        </w:rPr>
      </w:pPr>
      <w:ins w:id="6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высшего образования</w:t>
        </w:r>
      </w:ins>
    </w:p>
    <w:p w14:paraId="71AF75C9" w14:textId="77777777" w:rsidR="00714BD1" w:rsidRPr="00714BD1" w:rsidRDefault="00714BD1" w:rsidP="00714BD1">
      <w:pPr>
        <w:spacing w:after="0" w:line="240" w:lineRule="auto"/>
        <w:jc w:val="center"/>
        <w:rPr>
          <w:ins w:id="7" w:author="hp" w:date="2019-05-28T13:26:00Z"/>
          <w:rFonts w:eastAsia="Calibri" w:cs="Times New Roman"/>
          <w:b/>
          <w:sz w:val="22"/>
          <w:szCs w:val="24"/>
          <w:lang w:eastAsia="ru-RU"/>
        </w:rPr>
      </w:pPr>
      <w:ins w:id="8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«Московский государственный технический университет имени Н.Э. Баумана</w:t>
        </w:r>
      </w:ins>
    </w:p>
    <w:p w14:paraId="73469907" w14:textId="77777777" w:rsidR="00714BD1" w:rsidRPr="00714BD1" w:rsidRDefault="00714BD1" w:rsidP="00714BD1">
      <w:pPr>
        <w:spacing w:after="0" w:line="240" w:lineRule="auto"/>
        <w:jc w:val="center"/>
        <w:rPr>
          <w:ins w:id="9" w:author="hp" w:date="2019-05-28T13:26:00Z"/>
          <w:rFonts w:eastAsia="Calibri" w:cs="Times New Roman"/>
          <w:b/>
          <w:sz w:val="22"/>
          <w:szCs w:val="24"/>
          <w:lang w:eastAsia="ru-RU"/>
        </w:rPr>
      </w:pPr>
      <w:ins w:id="10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(национальный исследовательский университет)»</w:t>
        </w:r>
      </w:ins>
    </w:p>
    <w:p w14:paraId="766988DE" w14:textId="77777777" w:rsidR="00714BD1" w:rsidRPr="00714BD1" w:rsidRDefault="00714BD1" w:rsidP="00714BD1">
      <w:pPr>
        <w:pBdr>
          <w:bottom w:val="thinThickSmallGap" w:sz="24" w:space="1" w:color="auto"/>
        </w:pBdr>
        <w:spacing w:after="0" w:line="240" w:lineRule="auto"/>
        <w:jc w:val="center"/>
        <w:rPr>
          <w:ins w:id="11" w:author="hp" w:date="2019-05-28T13:26:00Z"/>
          <w:rFonts w:eastAsia="Calibri" w:cs="Times New Roman"/>
          <w:b/>
          <w:sz w:val="22"/>
          <w:szCs w:val="24"/>
          <w:lang w:eastAsia="ru-RU"/>
        </w:rPr>
      </w:pPr>
      <w:ins w:id="12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(МГТУ им. Н.Э. Баумана)</w:t>
        </w:r>
      </w:ins>
    </w:p>
    <w:p w14:paraId="49B49912" w14:textId="77777777" w:rsidR="00714BD1" w:rsidRPr="00714BD1" w:rsidRDefault="00714BD1" w:rsidP="00714BD1">
      <w:pPr>
        <w:spacing w:after="0" w:line="240" w:lineRule="auto"/>
        <w:jc w:val="center"/>
        <w:rPr>
          <w:ins w:id="13" w:author="hp" w:date="2019-05-28T13:26:00Z"/>
          <w:rFonts w:eastAsia="Calibri" w:cs="Times New Roman"/>
          <w:b/>
          <w:sz w:val="24"/>
          <w:szCs w:val="24"/>
          <w:lang w:eastAsia="ru-RU"/>
        </w:rPr>
      </w:pPr>
    </w:p>
    <w:p w14:paraId="30611B16" w14:textId="77777777" w:rsidR="00714BD1" w:rsidRPr="00714BD1" w:rsidRDefault="00714BD1" w:rsidP="00714BD1">
      <w:pPr>
        <w:spacing w:after="0" w:line="240" w:lineRule="auto"/>
        <w:ind w:right="1418"/>
        <w:jc w:val="right"/>
        <w:rPr>
          <w:ins w:id="14" w:author="hp" w:date="2019-05-28T13:26:00Z"/>
          <w:rFonts w:eastAsia="Calibri" w:cs="Times New Roman"/>
          <w:sz w:val="22"/>
          <w:szCs w:val="24"/>
          <w:lang w:eastAsia="ru-RU"/>
        </w:rPr>
      </w:pPr>
      <w:ins w:id="15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УТВЕРЖДАЮ</w:t>
        </w:r>
      </w:ins>
    </w:p>
    <w:p w14:paraId="1858E2C7" w14:textId="77777777" w:rsidR="00714BD1" w:rsidRPr="00714BD1" w:rsidRDefault="00714BD1" w:rsidP="00714BD1">
      <w:pPr>
        <w:spacing w:after="0" w:line="240" w:lineRule="auto"/>
        <w:jc w:val="right"/>
        <w:rPr>
          <w:ins w:id="16" w:author="hp" w:date="2019-05-28T13:26:00Z"/>
          <w:rFonts w:eastAsia="Calibri" w:cs="Times New Roman"/>
          <w:sz w:val="24"/>
          <w:szCs w:val="24"/>
          <w:lang w:eastAsia="ru-RU"/>
        </w:rPr>
      </w:pPr>
      <w:ins w:id="17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Заведующий кафедрой _</w:t>
        </w:r>
        <w:r w:rsidRPr="00714BD1">
          <w:rPr>
            <w:rFonts w:eastAsia="Calibri" w:cs="Times New Roman"/>
            <w:sz w:val="24"/>
            <w:szCs w:val="24"/>
            <w:lang w:eastAsia="ru-RU"/>
          </w:rPr>
          <w:t>_________</w:t>
        </w:r>
      </w:ins>
    </w:p>
    <w:p w14:paraId="2500A038" w14:textId="77777777" w:rsidR="00714BD1" w:rsidRPr="00714BD1" w:rsidRDefault="00714BD1" w:rsidP="00714BD1">
      <w:pPr>
        <w:spacing w:after="0" w:line="240" w:lineRule="auto"/>
        <w:ind w:left="7799" w:right="-2" w:firstLine="709"/>
        <w:jc w:val="center"/>
        <w:rPr>
          <w:ins w:id="18" w:author="hp" w:date="2019-05-28T13:26:00Z"/>
          <w:rFonts w:eastAsia="Calibri" w:cs="Times New Roman"/>
          <w:sz w:val="16"/>
          <w:szCs w:val="16"/>
          <w:lang w:eastAsia="ru-RU"/>
        </w:rPr>
      </w:pPr>
      <w:ins w:id="19" w:author="hp" w:date="2019-05-28T13:26:00Z">
        <w:r w:rsidRPr="00714BD1">
          <w:rPr>
            <w:rFonts w:eastAsia="Calibri" w:cs="Times New Roman"/>
            <w:sz w:val="16"/>
            <w:szCs w:val="16"/>
            <w:lang w:eastAsia="ru-RU"/>
          </w:rPr>
          <w:t>(Индекс)</w:t>
        </w:r>
      </w:ins>
    </w:p>
    <w:p w14:paraId="240F5977" w14:textId="77777777" w:rsidR="00714BD1" w:rsidRPr="00714BD1" w:rsidRDefault="00714BD1" w:rsidP="00714BD1">
      <w:pPr>
        <w:spacing w:after="0" w:line="240" w:lineRule="auto"/>
        <w:jc w:val="right"/>
        <w:rPr>
          <w:ins w:id="20" w:author="hp" w:date="2019-05-28T13:26:00Z"/>
          <w:rFonts w:eastAsia="Calibri" w:cs="Times New Roman"/>
          <w:sz w:val="22"/>
          <w:szCs w:val="24"/>
          <w:lang w:eastAsia="ru-RU"/>
        </w:rPr>
      </w:pPr>
      <w:ins w:id="21" w:author="hp" w:date="2019-05-28T13:26:00Z">
        <w:r w:rsidRPr="00714BD1">
          <w:rPr>
            <w:rFonts w:eastAsia="Calibri" w:cs="Times New Roman"/>
            <w:sz w:val="24"/>
            <w:szCs w:val="24"/>
            <w:lang w:eastAsia="ru-RU"/>
          </w:rPr>
          <w:t>______________  _______________</w:t>
        </w:r>
      </w:ins>
    </w:p>
    <w:p w14:paraId="7BE7EAE4" w14:textId="77777777" w:rsidR="00714BD1" w:rsidRPr="00714BD1" w:rsidRDefault="00714BD1" w:rsidP="00714BD1">
      <w:pPr>
        <w:spacing w:after="0" w:line="240" w:lineRule="auto"/>
        <w:ind w:left="7799" w:right="-2" w:firstLine="709"/>
        <w:jc w:val="center"/>
        <w:rPr>
          <w:ins w:id="22" w:author="hp" w:date="2019-05-28T13:26:00Z"/>
          <w:rFonts w:eastAsia="Calibri" w:cs="Times New Roman"/>
          <w:sz w:val="16"/>
          <w:szCs w:val="16"/>
          <w:lang w:eastAsia="ru-RU"/>
        </w:rPr>
      </w:pPr>
      <w:ins w:id="23" w:author="hp" w:date="2019-05-28T13:26:00Z">
        <w:r w:rsidRPr="00714BD1">
          <w:rPr>
            <w:rFonts w:eastAsia="Calibri" w:cs="Times New Roman"/>
            <w:sz w:val="16"/>
            <w:szCs w:val="16"/>
            <w:lang w:eastAsia="ru-RU"/>
          </w:rPr>
          <w:t>(</w:t>
        </w:r>
        <w:proofErr w:type="spellStart"/>
        <w:r w:rsidRPr="00714BD1">
          <w:rPr>
            <w:rFonts w:eastAsia="Calibri" w:cs="Times New Roman"/>
            <w:sz w:val="16"/>
            <w:szCs w:val="16"/>
            <w:lang w:eastAsia="ru-RU"/>
          </w:rPr>
          <w:t>И.О.Фамилия</w:t>
        </w:r>
        <w:proofErr w:type="spellEnd"/>
        <w:r w:rsidRPr="00714BD1">
          <w:rPr>
            <w:rFonts w:eastAsia="Calibri" w:cs="Times New Roman"/>
            <w:sz w:val="16"/>
            <w:szCs w:val="16"/>
            <w:lang w:eastAsia="ru-RU"/>
          </w:rPr>
          <w:t>)</w:t>
        </w:r>
      </w:ins>
    </w:p>
    <w:p w14:paraId="0B2B23AB" w14:textId="77777777" w:rsidR="00714BD1" w:rsidRPr="00714BD1" w:rsidRDefault="00714BD1" w:rsidP="00714BD1">
      <w:pPr>
        <w:spacing w:after="0" w:line="240" w:lineRule="auto"/>
        <w:jc w:val="right"/>
        <w:rPr>
          <w:ins w:id="24" w:author="hp" w:date="2019-05-28T13:26:00Z"/>
          <w:rFonts w:eastAsia="Calibri" w:cs="Times New Roman"/>
          <w:sz w:val="22"/>
          <w:szCs w:val="24"/>
          <w:lang w:eastAsia="ru-RU"/>
        </w:rPr>
      </w:pPr>
      <w:proofErr w:type="gramStart"/>
      <w:ins w:id="25" w:author="hp" w:date="2019-05-28T13:26:00Z">
        <w:r w:rsidRPr="00714BD1">
          <w:rPr>
            <w:rFonts w:eastAsia="Calibri" w:cs="Times New Roman"/>
            <w:sz w:val="24"/>
            <w:szCs w:val="24"/>
            <w:lang w:eastAsia="ru-RU"/>
          </w:rPr>
          <w:t>« _</w:t>
        </w:r>
        <w:proofErr w:type="gramEnd"/>
        <w:r w:rsidRPr="00714BD1">
          <w:rPr>
            <w:rFonts w:eastAsia="Calibri" w:cs="Times New Roman"/>
            <w:sz w:val="24"/>
            <w:szCs w:val="24"/>
            <w:lang w:eastAsia="ru-RU"/>
          </w:rPr>
          <w:t>____ » ____________ 20 ____ г.</w:t>
        </w:r>
      </w:ins>
    </w:p>
    <w:p w14:paraId="11040DE6" w14:textId="77777777" w:rsidR="00714BD1" w:rsidRPr="00714BD1" w:rsidRDefault="00714BD1" w:rsidP="00714BD1">
      <w:pPr>
        <w:snapToGrid w:val="0"/>
        <w:spacing w:after="0" w:line="240" w:lineRule="auto"/>
        <w:jc w:val="left"/>
        <w:rPr>
          <w:ins w:id="26" w:author="hp" w:date="2019-05-28T13:26:00Z"/>
          <w:rFonts w:eastAsia="Times New Roman" w:cs="Times New Roman"/>
          <w:sz w:val="14"/>
          <w:szCs w:val="20"/>
          <w:lang w:eastAsia="ru-RU"/>
        </w:rPr>
      </w:pPr>
    </w:p>
    <w:p w14:paraId="6395DB90" w14:textId="77777777" w:rsidR="00714BD1" w:rsidRPr="00714BD1" w:rsidRDefault="00714BD1" w:rsidP="00714BD1">
      <w:pPr>
        <w:spacing w:after="0" w:line="240" w:lineRule="auto"/>
        <w:jc w:val="center"/>
        <w:rPr>
          <w:ins w:id="27" w:author="hp" w:date="2019-05-28T13:26:00Z"/>
          <w:rFonts w:eastAsia="Calibri" w:cs="Times New Roman"/>
          <w:b/>
          <w:sz w:val="36"/>
          <w:szCs w:val="24"/>
          <w:lang w:eastAsia="ru-RU"/>
        </w:rPr>
      </w:pPr>
      <w:ins w:id="28" w:author="hp" w:date="2019-05-28T13:26:00Z">
        <w:r w:rsidRPr="00714BD1">
          <w:rPr>
            <w:rFonts w:eastAsia="Calibri" w:cs="Times New Roman"/>
            <w:b/>
            <w:spacing w:val="100"/>
            <w:sz w:val="36"/>
            <w:szCs w:val="24"/>
            <w:lang w:eastAsia="ru-RU"/>
          </w:rPr>
          <w:t>ЗАДАНИЕ</w:t>
        </w:r>
      </w:ins>
    </w:p>
    <w:p w14:paraId="07150732" w14:textId="77777777" w:rsidR="00714BD1" w:rsidRPr="00714BD1" w:rsidRDefault="00714BD1" w:rsidP="00714BD1">
      <w:pPr>
        <w:spacing w:after="0" w:line="240" w:lineRule="auto"/>
        <w:jc w:val="center"/>
        <w:rPr>
          <w:ins w:id="29" w:author="hp" w:date="2019-05-28T13:26:00Z"/>
          <w:rFonts w:eastAsia="Calibri" w:cs="Times New Roman"/>
          <w:b/>
          <w:sz w:val="32"/>
          <w:szCs w:val="24"/>
          <w:lang w:eastAsia="ru-RU"/>
        </w:rPr>
      </w:pPr>
      <w:ins w:id="30" w:author="hp" w:date="2019-05-28T13:26:00Z">
        <w:r w:rsidRPr="00714BD1">
          <w:rPr>
            <w:rFonts w:eastAsia="Calibri" w:cs="Times New Roman"/>
            <w:b/>
            <w:sz w:val="32"/>
            <w:szCs w:val="24"/>
            <w:lang w:eastAsia="ru-RU"/>
          </w:rPr>
          <w:t>на выполнение курсовой работы</w:t>
        </w:r>
      </w:ins>
    </w:p>
    <w:p w14:paraId="4CC1C182" w14:textId="77777777" w:rsidR="00714BD1" w:rsidRPr="00714BD1" w:rsidRDefault="00714BD1" w:rsidP="00714BD1">
      <w:pPr>
        <w:spacing w:after="0" w:line="240" w:lineRule="auto"/>
        <w:jc w:val="left"/>
        <w:rPr>
          <w:ins w:id="31" w:author="hp" w:date="2019-05-28T13:26:00Z"/>
          <w:rFonts w:eastAsia="Calibri" w:cs="Times New Roman"/>
          <w:sz w:val="14"/>
          <w:szCs w:val="24"/>
          <w:lang w:eastAsia="ru-RU"/>
        </w:rPr>
      </w:pPr>
    </w:p>
    <w:p w14:paraId="402988D8" w14:textId="77777777" w:rsidR="00714BD1" w:rsidRPr="00714BD1" w:rsidRDefault="00714BD1" w:rsidP="00714BD1">
      <w:pPr>
        <w:spacing w:after="0" w:line="240" w:lineRule="auto"/>
        <w:jc w:val="left"/>
        <w:rPr>
          <w:ins w:id="32" w:author="hp" w:date="2019-05-28T13:26:00Z"/>
          <w:rFonts w:eastAsia="Calibri" w:cs="Times New Roman"/>
          <w:sz w:val="18"/>
          <w:szCs w:val="24"/>
          <w:lang w:eastAsia="ru-RU"/>
        </w:rPr>
      </w:pPr>
      <w:ins w:id="33" w:author="hp" w:date="2019-05-28T13:26:00Z">
        <w:r w:rsidRPr="00714BD1">
          <w:rPr>
            <w:rFonts w:eastAsia="Calibri" w:cs="Times New Roman"/>
            <w:sz w:val="18"/>
            <w:szCs w:val="24"/>
            <w:lang w:eastAsia="ru-RU"/>
          </w:rPr>
          <w:t xml:space="preserve">по дисциплине </w:t>
        </w:r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</w:t>
        </w:r>
      </w:ins>
    </w:p>
    <w:p w14:paraId="1473A089" w14:textId="77777777" w:rsidR="00714BD1" w:rsidRPr="00714BD1" w:rsidRDefault="00714BD1" w:rsidP="00714BD1">
      <w:pPr>
        <w:spacing w:after="0" w:line="240" w:lineRule="auto"/>
        <w:jc w:val="left"/>
        <w:rPr>
          <w:ins w:id="34" w:author="hp" w:date="2019-05-28T13:26:00Z"/>
          <w:rFonts w:eastAsia="Calibri" w:cs="Times New Roman"/>
          <w:sz w:val="14"/>
          <w:szCs w:val="24"/>
          <w:lang w:eastAsia="ru-RU"/>
        </w:rPr>
      </w:pPr>
    </w:p>
    <w:p w14:paraId="32E267FC" w14:textId="77777777" w:rsidR="00714BD1" w:rsidRPr="00714BD1" w:rsidRDefault="00714BD1" w:rsidP="00714BD1">
      <w:pPr>
        <w:spacing w:after="0" w:line="240" w:lineRule="auto"/>
        <w:jc w:val="left"/>
        <w:rPr>
          <w:ins w:id="35" w:author="hp" w:date="2019-05-28T13:26:00Z"/>
          <w:rFonts w:eastAsia="Calibri" w:cs="Times New Roman"/>
          <w:sz w:val="18"/>
          <w:szCs w:val="24"/>
          <w:lang w:eastAsia="ru-RU"/>
        </w:rPr>
      </w:pPr>
      <w:ins w:id="36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Студент группы _______________</w:t>
        </w:r>
      </w:ins>
    </w:p>
    <w:p w14:paraId="32BBFB93" w14:textId="77777777" w:rsidR="00714BD1" w:rsidRPr="00714BD1" w:rsidRDefault="00714BD1" w:rsidP="00714BD1">
      <w:pPr>
        <w:spacing w:after="0" w:line="240" w:lineRule="auto"/>
        <w:jc w:val="left"/>
        <w:rPr>
          <w:ins w:id="37" w:author="hp" w:date="2019-05-28T13:26:00Z"/>
          <w:rFonts w:eastAsia="Calibri" w:cs="Times New Roman"/>
          <w:sz w:val="10"/>
          <w:szCs w:val="24"/>
          <w:lang w:eastAsia="ru-RU"/>
        </w:rPr>
      </w:pPr>
    </w:p>
    <w:p w14:paraId="70AF05C0" w14:textId="77777777" w:rsidR="00714BD1" w:rsidRPr="00714BD1" w:rsidRDefault="00714BD1" w:rsidP="00714BD1">
      <w:pPr>
        <w:spacing w:after="0" w:line="240" w:lineRule="auto"/>
        <w:jc w:val="left"/>
        <w:rPr>
          <w:ins w:id="38" w:author="hp" w:date="2019-05-28T13:26:00Z"/>
          <w:rFonts w:eastAsia="Calibri" w:cs="Times New Roman"/>
          <w:sz w:val="18"/>
          <w:szCs w:val="24"/>
          <w:lang w:eastAsia="ru-RU"/>
        </w:rPr>
      </w:pPr>
      <w:ins w:id="39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________________________________________________________________________________</w:t>
        </w:r>
      </w:ins>
    </w:p>
    <w:p w14:paraId="057C7E4E" w14:textId="77777777" w:rsidR="00714BD1" w:rsidRPr="00714BD1" w:rsidRDefault="00714BD1" w:rsidP="00714BD1">
      <w:pPr>
        <w:spacing w:after="0" w:line="240" w:lineRule="auto"/>
        <w:jc w:val="center"/>
        <w:rPr>
          <w:ins w:id="40" w:author="hp" w:date="2019-05-28T13:26:00Z"/>
          <w:rFonts w:eastAsia="Calibri" w:cs="Times New Roman"/>
          <w:sz w:val="16"/>
          <w:szCs w:val="24"/>
          <w:lang w:eastAsia="ru-RU"/>
        </w:rPr>
      </w:pPr>
      <w:ins w:id="41" w:author="hp" w:date="2019-05-28T13:26:00Z">
        <w:r w:rsidRPr="00714BD1">
          <w:rPr>
            <w:rFonts w:eastAsia="Calibri" w:cs="Times New Roman"/>
            <w:sz w:val="16"/>
            <w:szCs w:val="24"/>
            <w:lang w:eastAsia="ru-RU"/>
          </w:rPr>
          <w:t>(Фамилия, имя, отчество)</w:t>
        </w:r>
      </w:ins>
    </w:p>
    <w:p w14:paraId="14062B03" w14:textId="77777777" w:rsidR="00714BD1" w:rsidRPr="00714BD1" w:rsidRDefault="00714BD1" w:rsidP="00714BD1">
      <w:pPr>
        <w:spacing w:after="0" w:line="240" w:lineRule="auto"/>
        <w:jc w:val="left"/>
        <w:rPr>
          <w:ins w:id="42" w:author="hp" w:date="2019-05-28T13:26:00Z"/>
          <w:rFonts w:eastAsia="Calibri" w:cs="Times New Roman"/>
          <w:sz w:val="8"/>
          <w:szCs w:val="24"/>
          <w:lang w:eastAsia="ru-RU"/>
        </w:rPr>
      </w:pPr>
    </w:p>
    <w:p w14:paraId="4BACE02A" w14:textId="77777777" w:rsidR="00714BD1" w:rsidRPr="00714BD1" w:rsidRDefault="00714BD1" w:rsidP="00714BD1">
      <w:pPr>
        <w:spacing w:after="0" w:line="240" w:lineRule="auto"/>
        <w:jc w:val="left"/>
        <w:rPr>
          <w:ins w:id="43" w:author="hp" w:date="2019-05-28T13:26:00Z"/>
          <w:rFonts w:eastAsia="Calibri" w:cs="Times New Roman"/>
          <w:sz w:val="18"/>
          <w:szCs w:val="24"/>
          <w:lang w:eastAsia="ru-RU"/>
        </w:rPr>
      </w:pPr>
      <w:ins w:id="44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Тема курсовой </w:t>
        </w:r>
        <w:proofErr w:type="gramStart"/>
        <w:r w:rsidRPr="00714BD1">
          <w:rPr>
            <w:rFonts w:eastAsia="Calibri" w:cs="Times New Roman"/>
            <w:sz w:val="22"/>
            <w:szCs w:val="24"/>
            <w:lang w:eastAsia="ru-RU"/>
          </w:rPr>
          <w:t>работы  _</w:t>
        </w:r>
        <w:proofErr w:type="gramEnd"/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</w:t>
        </w:r>
      </w:ins>
    </w:p>
    <w:p w14:paraId="42208F70" w14:textId="77777777" w:rsidR="00714BD1" w:rsidRPr="00714BD1" w:rsidRDefault="00714BD1" w:rsidP="00714BD1">
      <w:pPr>
        <w:spacing w:after="0" w:line="240" w:lineRule="auto"/>
        <w:jc w:val="left"/>
        <w:rPr>
          <w:ins w:id="45" w:author="hp" w:date="2019-05-28T13:26:00Z"/>
          <w:rFonts w:eastAsia="Calibri" w:cs="Times New Roman"/>
          <w:sz w:val="22"/>
          <w:szCs w:val="24"/>
          <w:lang w:eastAsia="ru-RU"/>
        </w:rPr>
      </w:pPr>
      <w:ins w:id="46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________________________________________________________________________________</w:t>
        </w:r>
      </w:ins>
    </w:p>
    <w:p w14:paraId="762B8FE7" w14:textId="77777777" w:rsidR="00714BD1" w:rsidRPr="00714BD1" w:rsidRDefault="00714BD1" w:rsidP="00714BD1">
      <w:pPr>
        <w:spacing w:after="0" w:line="240" w:lineRule="auto"/>
        <w:jc w:val="left"/>
        <w:rPr>
          <w:ins w:id="47" w:author="hp" w:date="2019-05-28T13:26:00Z"/>
          <w:rFonts w:eastAsia="Calibri" w:cs="Times New Roman"/>
          <w:sz w:val="22"/>
          <w:szCs w:val="24"/>
          <w:lang w:eastAsia="ru-RU"/>
        </w:rPr>
      </w:pPr>
      <w:ins w:id="48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________________________________________________________________________________</w:t>
        </w:r>
      </w:ins>
    </w:p>
    <w:p w14:paraId="003C976B" w14:textId="77777777" w:rsidR="00714BD1" w:rsidRPr="00714BD1" w:rsidRDefault="00714BD1" w:rsidP="00714BD1">
      <w:pPr>
        <w:spacing w:after="0" w:line="240" w:lineRule="auto"/>
        <w:jc w:val="left"/>
        <w:rPr>
          <w:ins w:id="49" w:author="hp" w:date="2019-05-28T13:26:00Z"/>
          <w:rFonts w:eastAsia="Calibri" w:cs="Times New Roman"/>
          <w:sz w:val="8"/>
          <w:szCs w:val="24"/>
          <w:lang w:eastAsia="ru-RU"/>
        </w:rPr>
      </w:pPr>
    </w:p>
    <w:p w14:paraId="2F899925" w14:textId="77777777" w:rsidR="00714BD1" w:rsidRPr="00714BD1" w:rsidRDefault="00714BD1" w:rsidP="00714BD1">
      <w:pPr>
        <w:spacing w:after="0" w:line="240" w:lineRule="auto"/>
        <w:jc w:val="left"/>
        <w:rPr>
          <w:ins w:id="50" w:author="hp" w:date="2019-05-28T13:26:00Z"/>
          <w:rFonts w:eastAsia="Calibri" w:cs="Times New Roman"/>
          <w:sz w:val="18"/>
          <w:szCs w:val="24"/>
          <w:lang w:eastAsia="ru-RU"/>
        </w:rPr>
      </w:pPr>
      <w:ins w:id="51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Направленность КР (учебная, исследовательская, практическая, производственная, др.)</w:t>
        </w:r>
      </w:ins>
    </w:p>
    <w:p w14:paraId="4CC4FFE7" w14:textId="77777777" w:rsidR="00714BD1" w:rsidRPr="00714BD1" w:rsidRDefault="00714BD1" w:rsidP="00714BD1">
      <w:pPr>
        <w:spacing w:after="0" w:line="240" w:lineRule="auto"/>
        <w:jc w:val="left"/>
        <w:rPr>
          <w:ins w:id="52" w:author="hp" w:date="2019-05-28T13:26:00Z"/>
          <w:rFonts w:eastAsia="Calibri" w:cs="Times New Roman"/>
          <w:sz w:val="22"/>
          <w:szCs w:val="24"/>
          <w:lang w:eastAsia="ru-RU"/>
        </w:rPr>
      </w:pPr>
      <w:ins w:id="53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________________________________________________________________________________</w:t>
        </w:r>
      </w:ins>
    </w:p>
    <w:p w14:paraId="3C9A1284" w14:textId="77777777" w:rsidR="00714BD1" w:rsidRPr="00714BD1" w:rsidRDefault="00714BD1" w:rsidP="00714BD1">
      <w:pPr>
        <w:spacing w:after="0" w:line="240" w:lineRule="auto"/>
        <w:jc w:val="left"/>
        <w:rPr>
          <w:ins w:id="54" w:author="hp" w:date="2019-05-28T13:26:00Z"/>
          <w:rFonts w:eastAsia="Calibri" w:cs="Times New Roman"/>
          <w:sz w:val="22"/>
          <w:szCs w:val="24"/>
          <w:lang w:eastAsia="ru-RU"/>
        </w:rPr>
      </w:pPr>
      <w:ins w:id="55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Источник тематики (кафедра, предприятие, НИР) _____________________________________</w:t>
        </w:r>
      </w:ins>
    </w:p>
    <w:p w14:paraId="7DC5245F" w14:textId="77777777" w:rsidR="00714BD1" w:rsidRPr="00714BD1" w:rsidRDefault="00714BD1" w:rsidP="00714BD1">
      <w:pPr>
        <w:spacing w:after="0" w:line="240" w:lineRule="auto"/>
        <w:jc w:val="left"/>
        <w:rPr>
          <w:ins w:id="56" w:author="hp" w:date="2019-05-28T13:26:00Z"/>
          <w:rFonts w:eastAsia="Calibri" w:cs="Times New Roman"/>
          <w:sz w:val="14"/>
          <w:szCs w:val="24"/>
          <w:lang w:eastAsia="ru-RU"/>
        </w:rPr>
      </w:pPr>
    </w:p>
    <w:p w14:paraId="0F114939" w14:textId="77777777" w:rsidR="00714BD1" w:rsidRPr="00714BD1" w:rsidRDefault="00714BD1" w:rsidP="00714BD1">
      <w:pPr>
        <w:spacing w:after="0" w:line="240" w:lineRule="auto"/>
        <w:jc w:val="left"/>
        <w:rPr>
          <w:ins w:id="57" w:author="hp" w:date="2019-05-28T13:26:00Z"/>
          <w:rFonts w:eastAsia="Calibri" w:cs="Times New Roman"/>
          <w:sz w:val="18"/>
          <w:szCs w:val="24"/>
          <w:lang w:eastAsia="ru-RU"/>
        </w:rPr>
      </w:pPr>
      <w:ins w:id="58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График выполнения </w:t>
        </w:r>
        <w:proofErr w:type="gramStart"/>
        <w:r w:rsidRPr="00714BD1">
          <w:rPr>
            <w:rFonts w:eastAsia="Calibri" w:cs="Times New Roman"/>
            <w:sz w:val="22"/>
            <w:szCs w:val="24"/>
            <w:lang w:eastAsia="ru-RU"/>
          </w:rPr>
          <w:t>работы:  25</w:t>
        </w:r>
        <w:proofErr w:type="gramEnd"/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% к ___ </w:t>
        </w:r>
        <w:proofErr w:type="spellStart"/>
        <w:r w:rsidRPr="00714BD1">
          <w:rPr>
            <w:rFonts w:eastAsia="Calibri" w:cs="Times New Roman"/>
            <w:sz w:val="22"/>
            <w:szCs w:val="24"/>
            <w:lang w:eastAsia="ru-RU"/>
          </w:rPr>
          <w:t>нед</w:t>
        </w:r>
        <w:proofErr w:type="spellEnd"/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., 50% к ___ </w:t>
        </w:r>
        <w:proofErr w:type="spellStart"/>
        <w:r w:rsidRPr="00714BD1">
          <w:rPr>
            <w:rFonts w:eastAsia="Calibri" w:cs="Times New Roman"/>
            <w:sz w:val="22"/>
            <w:szCs w:val="24"/>
            <w:lang w:eastAsia="ru-RU"/>
          </w:rPr>
          <w:t>нед</w:t>
        </w:r>
        <w:proofErr w:type="spellEnd"/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., 75% к __ </w:t>
        </w:r>
        <w:proofErr w:type="spellStart"/>
        <w:r w:rsidRPr="00714BD1">
          <w:rPr>
            <w:rFonts w:eastAsia="Calibri" w:cs="Times New Roman"/>
            <w:sz w:val="22"/>
            <w:szCs w:val="24"/>
            <w:lang w:eastAsia="ru-RU"/>
          </w:rPr>
          <w:t>нед</w:t>
        </w:r>
        <w:proofErr w:type="spellEnd"/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., 100% к ___ </w:t>
        </w:r>
        <w:proofErr w:type="spellStart"/>
        <w:r w:rsidRPr="00714BD1">
          <w:rPr>
            <w:rFonts w:eastAsia="Calibri" w:cs="Times New Roman"/>
            <w:sz w:val="22"/>
            <w:szCs w:val="24"/>
            <w:lang w:eastAsia="ru-RU"/>
          </w:rPr>
          <w:t>нед</w:t>
        </w:r>
        <w:proofErr w:type="spellEnd"/>
        <w:r w:rsidRPr="00714BD1">
          <w:rPr>
            <w:rFonts w:eastAsia="Calibri" w:cs="Times New Roman"/>
            <w:sz w:val="22"/>
            <w:szCs w:val="24"/>
            <w:lang w:eastAsia="ru-RU"/>
          </w:rPr>
          <w:t>.</w:t>
        </w:r>
      </w:ins>
    </w:p>
    <w:p w14:paraId="2532DB29" w14:textId="77777777" w:rsidR="00714BD1" w:rsidRPr="00714BD1" w:rsidRDefault="00714BD1" w:rsidP="00714BD1">
      <w:pPr>
        <w:spacing w:after="0" w:line="240" w:lineRule="auto"/>
        <w:jc w:val="left"/>
        <w:rPr>
          <w:ins w:id="59" w:author="hp" w:date="2019-05-28T13:26:00Z"/>
          <w:rFonts w:eastAsia="Calibri" w:cs="Times New Roman"/>
          <w:sz w:val="14"/>
          <w:lang w:val="x-none"/>
        </w:rPr>
      </w:pPr>
    </w:p>
    <w:p w14:paraId="2B0E8A5D" w14:textId="77777777" w:rsidR="00714BD1" w:rsidRPr="00714BD1" w:rsidRDefault="00714BD1" w:rsidP="00714BD1">
      <w:pPr>
        <w:spacing w:after="0" w:line="240" w:lineRule="auto"/>
        <w:jc w:val="left"/>
        <w:rPr>
          <w:ins w:id="60" w:author="hp" w:date="2019-05-28T13:26:00Z"/>
          <w:rFonts w:eastAsia="Calibri" w:cs="Times New Roman"/>
          <w:sz w:val="12"/>
          <w:szCs w:val="16"/>
          <w:lang w:val="x-none"/>
        </w:rPr>
      </w:pPr>
      <w:ins w:id="61" w:author="hp" w:date="2019-05-28T13:26:00Z">
        <w:r w:rsidRPr="00714BD1">
          <w:rPr>
            <w:rFonts w:eastAsia="Calibri" w:cs="Times New Roman"/>
            <w:b/>
            <w:i/>
            <w:sz w:val="20"/>
            <w:szCs w:val="24"/>
            <w:lang w:val="x-none"/>
          </w:rPr>
          <w:t>Задание</w:t>
        </w:r>
        <w:r w:rsidRPr="00714BD1">
          <w:rPr>
            <w:rFonts w:eastAsia="Calibri" w:cs="Times New Roman"/>
            <w:sz w:val="12"/>
            <w:szCs w:val="16"/>
            <w:lang w:val="x-none"/>
          </w:rPr>
          <w:t xml:space="preserve"> _________________________________________________________________________________________________</w:t>
        </w:r>
      </w:ins>
    </w:p>
    <w:p w14:paraId="67DEDCC9" w14:textId="77777777" w:rsidR="00714BD1" w:rsidRPr="00714BD1" w:rsidRDefault="00714BD1" w:rsidP="00714BD1">
      <w:pPr>
        <w:spacing w:after="0" w:line="240" w:lineRule="auto"/>
        <w:jc w:val="left"/>
        <w:rPr>
          <w:ins w:id="62" w:author="hp" w:date="2019-05-28T13:26:00Z"/>
          <w:rFonts w:eastAsia="Calibri" w:cs="Times New Roman"/>
          <w:sz w:val="22"/>
          <w:szCs w:val="24"/>
          <w:lang w:eastAsia="ru-RU"/>
        </w:rPr>
      </w:pPr>
      <w:ins w:id="63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6BC90467" w14:textId="77777777" w:rsidR="00714BD1" w:rsidRPr="00714BD1" w:rsidRDefault="00714BD1" w:rsidP="00714BD1">
      <w:pPr>
        <w:spacing w:after="0" w:line="240" w:lineRule="auto"/>
        <w:jc w:val="left"/>
        <w:rPr>
          <w:ins w:id="64" w:author="hp" w:date="2019-05-28T13:26:00Z"/>
          <w:rFonts w:eastAsia="Calibri" w:cs="Times New Roman"/>
          <w:sz w:val="22"/>
          <w:szCs w:val="24"/>
          <w:lang w:eastAsia="ru-RU"/>
        </w:rPr>
      </w:pPr>
      <w:ins w:id="65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19BAC726" w14:textId="77777777" w:rsidR="00714BD1" w:rsidRPr="00714BD1" w:rsidRDefault="00714BD1" w:rsidP="00714BD1">
      <w:pPr>
        <w:spacing w:after="0" w:line="240" w:lineRule="auto"/>
        <w:jc w:val="left"/>
        <w:rPr>
          <w:ins w:id="66" w:author="hp" w:date="2019-05-28T13:26:00Z"/>
          <w:rFonts w:eastAsia="Calibri" w:cs="Times New Roman"/>
          <w:sz w:val="22"/>
          <w:szCs w:val="24"/>
          <w:lang w:eastAsia="ru-RU"/>
        </w:rPr>
      </w:pPr>
      <w:ins w:id="67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2D76CDA7" w14:textId="77777777" w:rsidR="00714BD1" w:rsidRPr="00714BD1" w:rsidRDefault="00714BD1" w:rsidP="00714BD1">
      <w:pPr>
        <w:spacing w:after="0" w:line="240" w:lineRule="auto"/>
        <w:jc w:val="left"/>
        <w:rPr>
          <w:ins w:id="68" w:author="hp" w:date="2019-05-28T13:26:00Z"/>
          <w:rFonts w:eastAsia="Calibri" w:cs="Times New Roman"/>
          <w:sz w:val="22"/>
          <w:szCs w:val="24"/>
          <w:lang w:eastAsia="ru-RU"/>
        </w:rPr>
      </w:pPr>
      <w:ins w:id="69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41BC5922" w14:textId="77777777" w:rsidR="00714BD1" w:rsidRPr="00714BD1" w:rsidRDefault="00714BD1" w:rsidP="00714BD1">
      <w:pPr>
        <w:spacing w:after="0" w:line="240" w:lineRule="auto"/>
        <w:jc w:val="left"/>
        <w:rPr>
          <w:ins w:id="70" w:author="hp" w:date="2019-05-28T13:26:00Z"/>
          <w:rFonts w:eastAsia="Calibri" w:cs="Times New Roman"/>
          <w:b/>
          <w:i/>
          <w:sz w:val="22"/>
          <w:szCs w:val="24"/>
          <w:lang w:eastAsia="ru-RU"/>
        </w:rPr>
      </w:pPr>
      <w:ins w:id="71" w:author="hp" w:date="2019-05-28T13:26:00Z">
        <w:r w:rsidRPr="00714BD1">
          <w:rPr>
            <w:rFonts w:eastAsia="Calibri" w:cs="Times New Roman"/>
            <w:b/>
            <w:i/>
            <w:sz w:val="22"/>
            <w:szCs w:val="24"/>
            <w:lang w:eastAsia="ru-RU"/>
          </w:rPr>
          <w:t>Оформление курсовой работы:</w:t>
        </w:r>
      </w:ins>
    </w:p>
    <w:p w14:paraId="71B4428B" w14:textId="77777777" w:rsidR="00714BD1" w:rsidRPr="00714BD1" w:rsidRDefault="00714BD1" w:rsidP="00714BD1">
      <w:pPr>
        <w:spacing w:after="0" w:line="240" w:lineRule="auto"/>
        <w:jc w:val="left"/>
        <w:rPr>
          <w:ins w:id="72" w:author="hp" w:date="2019-05-28T13:26:00Z"/>
          <w:rFonts w:eastAsia="Calibri" w:cs="Times New Roman"/>
          <w:b/>
          <w:i/>
          <w:sz w:val="4"/>
          <w:szCs w:val="24"/>
          <w:lang w:eastAsia="ru-RU"/>
        </w:rPr>
      </w:pPr>
    </w:p>
    <w:p w14:paraId="2B69BC7E" w14:textId="77777777" w:rsidR="00714BD1" w:rsidRPr="00714BD1" w:rsidRDefault="00714BD1" w:rsidP="00714BD1">
      <w:pPr>
        <w:spacing w:after="0" w:line="240" w:lineRule="auto"/>
        <w:jc w:val="left"/>
        <w:rPr>
          <w:ins w:id="73" w:author="hp" w:date="2019-05-28T13:26:00Z"/>
          <w:rFonts w:eastAsia="Calibri" w:cs="Times New Roman"/>
          <w:sz w:val="18"/>
          <w:szCs w:val="24"/>
          <w:lang w:eastAsia="ru-RU"/>
        </w:rPr>
      </w:pPr>
      <w:ins w:id="74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Расчетно-пояснительная записка на _____ листах формата А4.</w:t>
        </w:r>
      </w:ins>
    </w:p>
    <w:p w14:paraId="1270FA21" w14:textId="77777777" w:rsidR="00714BD1" w:rsidRPr="00714BD1" w:rsidRDefault="00714BD1" w:rsidP="00714BD1">
      <w:pPr>
        <w:spacing w:after="0" w:line="240" w:lineRule="auto"/>
        <w:jc w:val="left"/>
        <w:rPr>
          <w:ins w:id="75" w:author="hp" w:date="2019-05-28T13:26:00Z"/>
          <w:rFonts w:eastAsia="Calibri" w:cs="Times New Roman"/>
          <w:sz w:val="22"/>
          <w:szCs w:val="24"/>
          <w:lang w:eastAsia="ru-RU"/>
        </w:rPr>
      </w:pPr>
      <w:ins w:id="76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   </w:t>
        </w:r>
      </w:ins>
    </w:p>
    <w:p w14:paraId="13387AFD" w14:textId="77777777" w:rsidR="00714BD1" w:rsidRPr="00714BD1" w:rsidRDefault="00714BD1" w:rsidP="00714BD1">
      <w:pPr>
        <w:spacing w:after="0" w:line="240" w:lineRule="auto"/>
        <w:jc w:val="left"/>
        <w:rPr>
          <w:ins w:id="77" w:author="hp" w:date="2019-05-28T13:26:00Z"/>
          <w:rFonts w:eastAsia="Calibri" w:cs="Times New Roman"/>
          <w:sz w:val="22"/>
          <w:szCs w:val="24"/>
          <w:lang w:eastAsia="ru-RU"/>
        </w:rPr>
      </w:pPr>
      <w:ins w:id="78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78D2FBD2" w14:textId="77777777" w:rsidR="00714BD1" w:rsidRPr="00714BD1" w:rsidRDefault="00714BD1" w:rsidP="00714BD1">
      <w:pPr>
        <w:spacing w:after="0" w:line="240" w:lineRule="auto"/>
        <w:jc w:val="left"/>
        <w:rPr>
          <w:ins w:id="79" w:author="hp" w:date="2019-05-28T13:26:00Z"/>
          <w:rFonts w:eastAsia="Calibri" w:cs="Times New Roman"/>
          <w:sz w:val="22"/>
          <w:szCs w:val="24"/>
          <w:lang w:eastAsia="ru-RU"/>
        </w:rPr>
      </w:pPr>
      <w:ins w:id="80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5113A52B" w14:textId="77777777" w:rsidR="00714BD1" w:rsidRPr="00714BD1" w:rsidRDefault="00714BD1" w:rsidP="00714BD1">
      <w:pPr>
        <w:spacing w:after="0" w:line="240" w:lineRule="auto"/>
        <w:jc w:val="left"/>
        <w:rPr>
          <w:ins w:id="81" w:author="hp" w:date="2019-05-28T13:26:00Z"/>
          <w:rFonts w:eastAsia="Calibri" w:cs="Times New Roman"/>
          <w:sz w:val="22"/>
          <w:szCs w:val="24"/>
          <w:lang w:eastAsia="ru-RU"/>
        </w:rPr>
      </w:pPr>
      <w:ins w:id="82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79B44274" w14:textId="77777777" w:rsidR="00714BD1" w:rsidRPr="00714BD1" w:rsidRDefault="00714BD1" w:rsidP="00714BD1">
      <w:pPr>
        <w:spacing w:after="0" w:line="240" w:lineRule="auto"/>
        <w:jc w:val="left"/>
        <w:rPr>
          <w:ins w:id="83" w:author="hp" w:date="2019-05-28T13:26:00Z"/>
          <w:rFonts w:eastAsia="Calibri" w:cs="Times New Roman"/>
          <w:sz w:val="22"/>
          <w:szCs w:val="24"/>
          <w:lang w:eastAsia="ru-RU"/>
        </w:rPr>
      </w:pPr>
      <w:ins w:id="84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>_______________________________________________________________________________</w:t>
        </w:r>
      </w:ins>
    </w:p>
    <w:p w14:paraId="13664232" w14:textId="77777777" w:rsidR="00714BD1" w:rsidRPr="00714BD1" w:rsidRDefault="00714BD1" w:rsidP="00714BD1">
      <w:pPr>
        <w:spacing w:after="0" w:line="240" w:lineRule="auto"/>
        <w:jc w:val="left"/>
        <w:rPr>
          <w:ins w:id="85" w:author="hp" w:date="2019-05-28T13:26:00Z"/>
          <w:rFonts w:eastAsia="Calibri" w:cs="Times New Roman"/>
          <w:sz w:val="12"/>
          <w:szCs w:val="24"/>
          <w:lang w:eastAsia="ru-RU"/>
        </w:rPr>
      </w:pPr>
    </w:p>
    <w:p w14:paraId="55063AED" w14:textId="77777777" w:rsidR="00714BD1" w:rsidRPr="00714BD1" w:rsidRDefault="00714BD1" w:rsidP="00714BD1">
      <w:pPr>
        <w:spacing w:after="0" w:line="240" w:lineRule="auto"/>
        <w:jc w:val="left"/>
        <w:rPr>
          <w:ins w:id="86" w:author="hp" w:date="2019-05-28T13:26:00Z"/>
          <w:rFonts w:eastAsia="Calibri" w:cs="Times New Roman"/>
          <w:sz w:val="18"/>
          <w:szCs w:val="24"/>
          <w:lang w:eastAsia="ru-RU"/>
        </w:rPr>
      </w:pPr>
      <w:ins w:id="87" w:author="hp" w:date="2019-05-28T13:26:00Z"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Дата выдачи задания </w:t>
        </w:r>
        <w:proofErr w:type="gramStart"/>
        <w:r w:rsidRPr="00714BD1">
          <w:rPr>
            <w:rFonts w:eastAsia="Calibri" w:cs="Times New Roman"/>
            <w:sz w:val="22"/>
            <w:szCs w:val="24"/>
            <w:lang w:eastAsia="ru-RU"/>
          </w:rPr>
          <w:t>« _</w:t>
        </w:r>
        <w:proofErr w:type="gramEnd"/>
        <w:r w:rsidRPr="00714BD1">
          <w:rPr>
            <w:rFonts w:eastAsia="Calibri" w:cs="Times New Roman"/>
            <w:sz w:val="22"/>
            <w:szCs w:val="24"/>
            <w:lang w:eastAsia="ru-RU"/>
          </w:rPr>
          <w:t>__ » ____________ 20__ г.</w:t>
        </w:r>
      </w:ins>
    </w:p>
    <w:p w14:paraId="6B0F69DD" w14:textId="77777777" w:rsidR="00714BD1" w:rsidRPr="00714BD1" w:rsidRDefault="00714BD1" w:rsidP="00714BD1">
      <w:pPr>
        <w:spacing w:after="0" w:line="240" w:lineRule="auto"/>
        <w:jc w:val="left"/>
        <w:rPr>
          <w:ins w:id="88" w:author="hp" w:date="2019-05-28T13:26:00Z"/>
          <w:rFonts w:eastAsia="Calibri" w:cs="Times New Roman"/>
          <w:sz w:val="22"/>
          <w:szCs w:val="24"/>
          <w:lang w:eastAsia="ru-RU"/>
        </w:rPr>
      </w:pPr>
    </w:p>
    <w:p w14:paraId="495D4656" w14:textId="77777777" w:rsidR="00714BD1" w:rsidRPr="00714BD1" w:rsidRDefault="00714BD1" w:rsidP="00714BD1">
      <w:pPr>
        <w:spacing w:after="0" w:line="240" w:lineRule="auto"/>
        <w:jc w:val="left"/>
        <w:rPr>
          <w:ins w:id="89" w:author="hp" w:date="2019-05-28T13:26:00Z"/>
          <w:rFonts w:eastAsia="Calibri" w:cs="Times New Roman"/>
          <w:sz w:val="22"/>
          <w:szCs w:val="24"/>
          <w:lang w:eastAsia="ru-RU"/>
        </w:rPr>
      </w:pPr>
      <w:ins w:id="90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 xml:space="preserve">Руководитель курсовой работы         </w:t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sz w:val="22"/>
            <w:szCs w:val="24"/>
            <w:lang w:eastAsia="ru-RU"/>
          </w:rPr>
          <w:tab/>
          <w:t>________________</w:t>
        </w:r>
        <w:proofErr w:type="gramStart"/>
        <w:r w:rsidRPr="00714BD1">
          <w:rPr>
            <w:rFonts w:eastAsia="Calibri" w:cs="Times New Roman"/>
            <w:sz w:val="22"/>
            <w:szCs w:val="24"/>
            <w:lang w:eastAsia="ru-RU"/>
          </w:rPr>
          <w:t>_  _</w:t>
        </w:r>
        <w:proofErr w:type="gramEnd"/>
        <w:r w:rsidRPr="00714BD1">
          <w:rPr>
            <w:rFonts w:eastAsia="Calibri" w:cs="Times New Roman"/>
            <w:sz w:val="22"/>
            <w:szCs w:val="24"/>
            <w:lang w:eastAsia="ru-RU"/>
          </w:rPr>
          <w:t xml:space="preserve">___________________ </w:t>
        </w:r>
      </w:ins>
    </w:p>
    <w:p w14:paraId="1A601F3F" w14:textId="77777777" w:rsidR="00714BD1" w:rsidRPr="00714BD1" w:rsidRDefault="00714BD1" w:rsidP="00714BD1">
      <w:pPr>
        <w:spacing w:after="0" w:line="240" w:lineRule="auto"/>
        <w:ind w:right="565"/>
        <w:jc w:val="right"/>
        <w:rPr>
          <w:ins w:id="91" w:author="hp" w:date="2019-05-28T13:26:00Z"/>
          <w:rFonts w:eastAsia="Calibri" w:cs="Times New Roman"/>
          <w:sz w:val="14"/>
          <w:szCs w:val="18"/>
          <w:lang w:eastAsia="ru-RU"/>
        </w:rPr>
      </w:pPr>
      <w:ins w:id="92" w:author="hp" w:date="2019-05-28T13:26:00Z"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(Подпись, </w:t>
        </w:r>
        <w:proofErr w:type="gramStart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дата)   </w:t>
        </w:r>
        <w:proofErr w:type="gramEnd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                          (</w:t>
        </w:r>
        <w:proofErr w:type="spellStart"/>
        <w:r w:rsidRPr="00714BD1">
          <w:rPr>
            <w:rFonts w:eastAsia="Calibri" w:cs="Times New Roman"/>
            <w:sz w:val="14"/>
            <w:szCs w:val="18"/>
            <w:lang w:eastAsia="ru-RU"/>
          </w:rPr>
          <w:t>И.О.Фамилия</w:t>
        </w:r>
        <w:proofErr w:type="spellEnd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)            </w:t>
        </w:r>
      </w:ins>
    </w:p>
    <w:p w14:paraId="749B6ABB" w14:textId="77777777" w:rsidR="00714BD1" w:rsidRPr="00714BD1" w:rsidRDefault="00714BD1" w:rsidP="00714BD1">
      <w:pPr>
        <w:spacing w:after="0" w:line="240" w:lineRule="auto"/>
        <w:jc w:val="left"/>
        <w:rPr>
          <w:ins w:id="93" w:author="hp" w:date="2019-05-28T13:26:00Z"/>
          <w:rFonts w:eastAsia="Calibri" w:cs="Times New Roman"/>
          <w:b/>
          <w:sz w:val="18"/>
          <w:szCs w:val="24"/>
          <w:lang w:eastAsia="ru-RU"/>
        </w:rPr>
      </w:pPr>
      <w:ins w:id="94" w:author="hp" w:date="2019-05-28T13:26:00Z"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Студент</w:t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</w:r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ab/>
          <w:t>________________</w:t>
        </w:r>
        <w:proofErr w:type="gramStart"/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>_  _</w:t>
        </w:r>
        <w:proofErr w:type="gramEnd"/>
        <w:r w:rsidRPr="00714BD1">
          <w:rPr>
            <w:rFonts w:eastAsia="Calibri" w:cs="Times New Roman"/>
            <w:b/>
            <w:sz w:val="22"/>
            <w:szCs w:val="24"/>
            <w:lang w:eastAsia="ru-RU"/>
          </w:rPr>
          <w:t xml:space="preserve">___________________ </w:t>
        </w:r>
      </w:ins>
    </w:p>
    <w:p w14:paraId="095A86A4" w14:textId="77777777" w:rsidR="00714BD1" w:rsidRPr="00714BD1" w:rsidRDefault="00714BD1" w:rsidP="00714BD1">
      <w:pPr>
        <w:spacing w:after="0" w:line="240" w:lineRule="auto"/>
        <w:ind w:right="565"/>
        <w:jc w:val="right"/>
        <w:rPr>
          <w:ins w:id="95" w:author="hp" w:date="2019-05-28T13:26:00Z"/>
          <w:rFonts w:eastAsia="Calibri" w:cs="Times New Roman"/>
          <w:sz w:val="14"/>
          <w:szCs w:val="18"/>
          <w:lang w:eastAsia="ru-RU"/>
        </w:rPr>
      </w:pPr>
      <w:ins w:id="96" w:author="hp" w:date="2019-05-28T13:26:00Z"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(Подпись, </w:t>
        </w:r>
        <w:proofErr w:type="gramStart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дата)   </w:t>
        </w:r>
        <w:proofErr w:type="gramEnd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                          (</w:t>
        </w:r>
        <w:proofErr w:type="spellStart"/>
        <w:r w:rsidRPr="00714BD1">
          <w:rPr>
            <w:rFonts w:eastAsia="Calibri" w:cs="Times New Roman"/>
            <w:sz w:val="14"/>
            <w:szCs w:val="18"/>
            <w:lang w:eastAsia="ru-RU"/>
          </w:rPr>
          <w:t>И.О.Фамилия</w:t>
        </w:r>
        <w:proofErr w:type="spellEnd"/>
        <w:r w:rsidRPr="00714BD1">
          <w:rPr>
            <w:rFonts w:eastAsia="Calibri" w:cs="Times New Roman"/>
            <w:sz w:val="14"/>
            <w:szCs w:val="18"/>
            <w:lang w:eastAsia="ru-RU"/>
          </w:rPr>
          <w:t xml:space="preserve">)            </w:t>
        </w:r>
      </w:ins>
    </w:p>
    <w:p w14:paraId="70EBFB0C" w14:textId="77777777" w:rsidR="00714BD1" w:rsidRPr="00714BD1" w:rsidRDefault="00714BD1" w:rsidP="00714BD1">
      <w:pPr>
        <w:spacing w:after="0" w:line="240" w:lineRule="auto"/>
        <w:jc w:val="left"/>
        <w:rPr>
          <w:ins w:id="97" w:author="hp" w:date="2019-05-28T13:26:00Z"/>
          <w:rFonts w:eastAsia="Calibri" w:cs="Times New Roman"/>
          <w:sz w:val="12"/>
          <w:szCs w:val="24"/>
          <w:u w:val="single"/>
          <w:lang w:eastAsia="ru-RU"/>
        </w:rPr>
      </w:pPr>
    </w:p>
    <w:p w14:paraId="280AE16A" w14:textId="77777777" w:rsidR="00714BD1" w:rsidRPr="00714BD1" w:rsidRDefault="00714BD1" w:rsidP="00714BD1">
      <w:pPr>
        <w:spacing w:after="0" w:line="240" w:lineRule="auto"/>
        <w:jc w:val="left"/>
        <w:rPr>
          <w:ins w:id="98" w:author="hp" w:date="2019-05-28T13:26:00Z"/>
          <w:rFonts w:eastAsia="Calibri" w:cs="Times New Roman"/>
          <w:sz w:val="18"/>
          <w:szCs w:val="24"/>
          <w:lang w:eastAsia="ru-RU"/>
        </w:rPr>
      </w:pPr>
      <w:ins w:id="99" w:author="hp" w:date="2019-05-28T13:26:00Z">
        <w:r w:rsidRPr="00714BD1">
          <w:rPr>
            <w:rFonts w:eastAsia="Calibri" w:cs="Times New Roman"/>
            <w:sz w:val="22"/>
            <w:szCs w:val="24"/>
            <w:u w:val="single"/>
            <w:lang w:eastAsia="ru-RU"/>
          </w:rPr>
          <w:t>Примечание</w:t>
        </w:r>
        <w:r w:rsidRPr="00714BD1">
          <w:rPr>
            <w:rFonts w:eastAsia="Calibri" w:cs="Times New Roman"/>
            <w:sz w:val="22"/>
            <w:szCs w:val="24"/>
            <w:lang w:eastAsia="ru-RU"/>
          </w:rPr>
          <w:t>: Задание оформляется в двух экземплярах: один выдается студенту, второй хранится на кафедре.</w:t>
        </w:r>
      </w:ins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ins w:id="100" w:author="hp" w:date="2019-05-28T13:26:00Z"/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ins w:id="101" w:author="hp" w:date="2019-05-28T13:26:00Z"/>
          <w:rFonts w:eastAsia="Calibri" w:cs="Times New Roman"/>
          <w:sz w:val="24"/>
          <w:szCs w:val="24"/>
          <w:lang w:eastAsia="ru-RU"/>
        </w:rPr>
      </w:pPr>
      <w:ins w:id="102" w:author="hp" w:date="2019-05-28T13:26:00Z">
        <w:r w:rsidRPr="00714BD1">
          <w:rPr>
            <w:rFonts w:eastAsia="Calibri" w:cs="Times New Roman"/>
            <w:sz w:val="24"/>
            <w:szCs w:val="24"/>
            <w:lang w:eastAsia="ru-RU"/>
          </w:rPr>
          <w:br w:type="page"/>
        </w:r>
      </w:ins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6A724DFB" w14:textId="06FCD345" w:rsidR="00AC3FF3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830507" w:history="1">
            <w:r w:rsidR="00AC3FF3" w:rsidRPr="000856DE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AC3FF3">
              <w:rPr>
                <w:noProof/>
                <w:webHidden/>
              </w:rPr>
              <w:tab/>
            </w:r>
            <w:r w:rsidR="00AC3FF3">
              <w:rPr>
                <w:noProof/>
                <w:webHidden/>
              </w:rPr>
              <w:fldChar w:fldCharType="begin"/>
            </w:r>
            <w:r w:rsidR="00AC3FF3">
              <w:rPr>
                <w:noProof/>
                <w:webHidden/>
              </w:rPr>
              <w:instrText xml:space="preserve"> PAGEREF _Toc59830507 \h </w:instrText>
            </w:r>
            <w:r w:rsidR="00AC3FF3">
              <w:rPr>
                <w:noProof/>
                <w:webHidden/>
              </w:rPr>
            </w:r>
            <w:r w:rsidR="00AC3FF3">
              <w:rPr>
                <w:noProof/>
                <w:webHidden/>
              </w:rPr>
              <w:fldChar w:fldCharType="separate"/>
            </w:r>
            <w:r w:rsidR="00AC3FF3">
              <w:rPr>
                <w:noProof/>
                <w:webHidden/>
              </w:rPr>
              <w:t>4</w:t>
            </w:r>
            <w:r w:rsidR="00AC3FF3">
              <w:rPr>
                <w:noProof/>
                <w:webHidden/>
              </w:rPr>
              <w:fldChar w:fldCharType="end"/>
            </w:r>
          </w:hyperlink>
        </w:p>
        <w:p w14:paraId="3E268C1F" w14:textId="350A2E7C" w:rsidR="00AC3FF3" w:rsidRDefault="00AC3FF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08" w:history="1">
            <w:r w:rsidRPr="000856DE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575A" w14:textId="6242332F" w:rsidR="00AC3FF3" w:rsidRDefault="00AC3FF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09" w:history="1">
            <w:r w:rsidRPr="000856DE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60C95" w14:textId="045025DA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0" w:history="1">
            <w:r w:rsidRPr="000856DE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D97C2" w14:textId="5BE342B7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1" w:history="1">
            <w:r w:rsidRPr="000856DE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A8F9" w14:textId="72118815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2" w:history="1">
            <w:r w:rsidRPr="000856DE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1479" w14:textId="35723976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3" w:history="1">
            <w:r w:rsidRPr="000856DE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52C1" w14:textId="62A581E1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4" w:history="1">
            <w:r w:rsidRPr="000856DE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8610" w14:textId="71B67EE2" w:rsidR="00AC3FF3" w:rsidRDefault="00AC3FF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5" w:history="1">
            <w:r w:rsidRPr="000856DE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E662" w14:textId="35C071E2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6" w:history="1">
            <w:r w:rsidRPr="000856DE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1DE3" w14:textId="3BB6371D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7" w:history="1">
            <w:r w:rsidRPr="000856DE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509B" w14:textId="65435396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8" w:history="1">
            <w:r w:rsidRPr="000856DE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F432" w14:textId="45E88554" w:rsidR="00AC3FF3" w:rsidRDefault="00AC3FF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19" w:history="1">
            <w:r w:rsidRPr="000856DE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EA3F" w14:textId="3E4112D7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20" w:history="1">
            <w:r w:rsidRPr="000856DE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42AF" w14:textId="4694EF36" w:rsidR="00AC3FF3" w:rsidRDefault="00AC3FF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21" w:history="1">
            <w:r w:rsidRPr="000856DE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E1E92" w14:textId="3ED9A491" w:rsidR="00AC3FF3" w:rsidRDefault="00AC3FF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30522" w:history="1">
            <w:r w:rsidRPr="000856DE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_Toc59830522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37C7AF91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03" w:name="_Toc504347641"/>
      <w:bookmarkStart w:id="104" w:name="_Toc59830507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03"/>
      <w:bookmarkEnd w:id="104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105" w:name="_Toc514511584"/>
      <w:bookmarkStart w:id="106" w:name="_Toc59830508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105"/>
      <w:bookmarkEnd w:id="106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3D5078E4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201A5260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107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1</w:t>
      </w:r>
      <w:r>
        <w:fldChar w:fldCharType="end"/>
      </w:r>
      <w:bookmarkEnd w:id="107"/>
      <w:r w:rsidRPr="00C9556D">
        <w:rPr>
          <w:lang w:val="ru-RU"/>
        </w:rPr>
        <w:t xml:space="preserve"> – АНПА МТ-2010</w:t>
      </w:r>
    </w:p>
    <w:p w14:paraId="4063EF18" w14:textId="56DA7136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73055C69" w:rsidR="00BE076B" w:rsidRPr="00C9556D" w:rsidRDefault="00BE076B" w:rsidP="00A536ED">
      <w:pPr>
        <w:pStyle w:val="a4"/>
        <w:rPr>
          <w:lang w:val="ru-RU"/>
        </w:rPr>
      </w:pPr>
      <w:bookmarkStart w:id="108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C3FF3" w:rsidRPr="00010BDC">
        <w:rPr>
          <w:noProof/>
          <w:lang w:val="ru-RU"/>
        </w:rPr>
        <w:t>1</w:t>
      </w:r>
      <w:r>
        <w:fldChar w:fldCharType="end"/>
      </w:r>
      <w:bookmarkEnd w:id="108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109" w:name="_Toc59830509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109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110" w:name="_Toc59830510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110"/>
      <w:proofErr w:type="spellEnd"/>
    </w:p>
    <w:p w14:paraId="1F68286C" w14:textId="157BD24C" w:rsidR="006A1E87" w:rsidRDefault="006A1E87" w:rsidP="006A1E87"/>
    <w:p w14:paraId="4A3F5DDD" w14:textId="054E8A8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AC3FF3" w:rsidRPr="00010BDC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0383E95D" w:rsidR="00367550" w:rsidRPr="00C9556D" w:rsidRDefault="00F95BE2" w:rsidP="00A536ED">
      <w:pPr>
        <w:pStyle w:val="a4"/>
        <w:rPr>
          <w:lang w:val="ru-RU"/>
        </w:rPr>
      </w:pPr>
      <w:bookmarkStart w:id="111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2</w:t>
      </w:r>
      <w:r>
        <w:fldChar w:fldCharType="end"/>
      </w:r>
      <w:bookmarkEnd w:id="111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4734F7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2</w:t>
      </w:r>
      <w:r w:rsidR="00092160">
        <w:fldChar w:fldCharType="end"/>
      </w:r>
      <w:r>
        <w:t>.</w:t>
      </w:r>
    </w:p>
    <w:p w14:paraId="03BAC1F4" w14:textId="2966093E" w:rsidR="0005575F" w:rsidRDefault="004049A9" w:rsidP="00A536ED">
      <w:pPr>
        <w:pStyle w:val="a4"/>
        <w:rPr>
          <w:lang w:val="ru-RU"/>
        </w:rPr>
      </w:pPr>
      <w:bookmarkStart w:id="112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C3FF3">
        <w:rPr>
          <w:noProof/>
        </w:rPr>
        <w:t>2</w:t>
      </w:r>
      <w:r>
        <w:fldChar w:fldCharType="end"/>
      </w:r>
      <w:bookmarkEnd w:id="112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45pt;height:36pt" o:ole="">
            <v:imagedata r:id="rId11" o:title=""/>
          </v:shape>
          <o:OLEObject Type="Embed" ProgID="Equation.DSMT4" ShapeID="_x0000_i1025" DrawAspect="Content" ObjectID="_1670451177" r:id="rId12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45pt;height:28.45pt" o:ole="">
            <v:imagedata r:id="rId13" o:title=""/>
          </v:shape>
          <o:OLEObject Type="Embed" ProgID="Equation.DSMT4" ShapeID="_x0000_i1026" DrawAspect="Content" ObjectID="_1670451178" r:id="rId14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0.95pt" o:ole="">
            <v:imagedata r:id="rId15" o:title=""/>
          </v:shape>
          <o:OLEObject Type="Embed" ProgID="Equation.DSMT4" ShapeID="_x0000_i1027" DrawAspect="Content" ObjectID="_1670451179" r:id="rId16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0.95pt;height:20.95pt" o:ole="">
            <v:imagedata r:id="rId17" o:title=""/>
          </v:shape>
          <o:OLEObject Type="Embed" ProgID="Equation.DSMT4" ShapeID="_x0000_i1028" DrawAspect="Content" ObjectID="_1670451180" r:id="rId18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19" o:title=""/>
          </v:shape>
          <o:OLEObject Type="Embed" ProgID="Equation.DSMT4" ShapeID="_x0000_i1029" DrawAspect="Content" ObjectID="_1670451181" r:id="rId20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45pt;height:43.55pt" o:ole="">
                  <v:imagedata r:id="rId21" o:title=""/>
                </v:shape>
                <o:OLEObject Type="Embed" ProgID="Equation.DSMT4" ShapeID="_x0000_i1030" DrawAspect="Content" ObjectID="_1670451182" r:id="rId22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0.95pt;height:20.95pt" o:ole="">
                  <v:imagedata r:id="rId23" o:title=""/>
                </v:shape>
                <o:OLEObject Type="Embed" ProgID="Equation.DSMT4" ShapeID="_x0000_i1031" DrawAspect="Content" ObjectID="_1670451183" r:id="rId24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45pt;height:20.95pt" o:ole="">
                  <v:imagedata r:id="rId25" o:title=""/>
                </v:shape>
                <o:OLEObject Type="Embed" ProgID="Equation.DSMT4" ShapeID="_x0000_i1032" DrawAspect="Content" ObjectID="_1670451184" r:id="rId26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7A50B262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0E18CEFA" w:rsidR="005E3776" w:rsidRPr="00C9556D" w:rsidRDefault="0098183C" w:rsidP="00A536ED">
      <w:pPr>
        <w:pStyle w:val="a4"/>
        <w:rPr>
          <w:lang w:val="ru-RU"/>
        </w:rPr>
      </w:pPr>
      <w:bookmarkStart w:id="113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3</w:t>
      </w:r>
      <w:r>
        <w:fldChar w:fldCharType="end"/>
      </w:r>
      <w:bookmarkEnd w:id="113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1.05pt;height:20.95pt" o:ole="">
            <v:imagedata r:id="rId28" o:title=""/>
          </v:shape>
          <o:OLEObject Type="Embed" ProgID="Equation.DSMT4" ShapeID="_x0000_i1033" DrawAspect="Content" ObjectID="_1670451185" r:id="rId29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0.95pt;height:20.95pt" o:ole="">
            <v:imagedata r:id="rId30" o:title=""/>
          </v:shape>
          <o:OLEObject Type="Embed" ProgID="Equation.DSMT4" ShapeID="_x0000_i1034" DrawAspect="Content" ObjectID="_1670451186" r:id="rId31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09.65pt;height:36.85pt" o:ole="">
                  <v:imagedata r:id="rId32" o:title=""/>
                </v:shape>
                <o:OLEObject Type="Embed" ProgID="Equation.DSMT4" ShapeID="_x0000_i1035" DrawAspect="Content" ObjectID="_1670451187" r:id="rId33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55pt" o:ole="">
                  <v:imagedata r:id="rId34" o:title=""/>
                </v:shape>
                <o:OLEObject Type="Embed" ProgID="Equation.DSMT4" ShapeID="_x0000_i1036" DrawAspect="Content" ObjectID="_1670451188" r:id="rId35"/>
              </w:object>
            </w:r>
          </w:p>
        </w:tc>
        <w:tc>
          <w:tcPr>
            <w:tcW w:w="4673" w:type="dxa"/>
            <w:vAlign w:val="center"/>
          </w:tcPr>
          <w:p w14:paraId="2629B5AE" w14:textId="7FF2A0F0" w:rsidR="00994631" w:rsidRDefault="00994631" w:rsidP="00A536ED">
            <w:pPr>
              <w:pStyle w:val="a4"/>
            </w:pPr>
            <w:bookmarkStart w:id="114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14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75pt;height:16.75pt" o:ole="">
                  <v:imagedata r:id="rId36" o:title=""/>
                </v:shape>
                <o:OLEObject Type="Embed" ProgID="Equation.DSMT4" ShapeID="_x0000_i1037" DrawAspect="Content" ObjectID="_1670451189" r:id="rId37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55pt;height:20.95pt" o:ole="">
                  <v:imagedata r:id="rId38" o:title=""/>
                </v:shape>
                <o:OLEObject Type="Embed" ProgID="Equation.DSMT4" ShapeID="_x0000_i1038" DrawAspect="Content" ObjectID="_1670451190" r:id="rId39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3pt;height:20.95pt" o:ole="">
                  <v:imagedata r:id="rId40" o:title=""/>
                </v:shape>
                <o:OLEObject Type="Embed" ProgID="Equation.DSMT4" ShapeID="_x0000_i1039" DrawAspect="Content" ObjectID="_1670451191" r:id="rId41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2pt;height:36.85pt" o:ole="">
                  <v:imagedata r:id="rId42" o:title=""/>
                </v:shape>
                <o:OLEObject Type="Embed" ProgID="Equation.DSMT4" ShapeID="_x0000_i1040" DrawAspect="Content" ObjectID="_1670451192" r:id="rId43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15" w:name="_Toc59830511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15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6280AF7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AC3FF3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59F4BF1D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16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4</w:t>
      </w:r>
      <w:r>
        <w:fldChar w:fldCharType="end"/>
      </w:r>
      <w:bookmarkEnd w:id="116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424789FC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34E1A563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17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5</w:t>
      </w:r>
      <w:r>
        <w:fldChar w:fldCharType="end"/>
      </w:r>
      <w:bookmarkEnd w:id="117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7C16FD7A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3C97616E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18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6</w:t>
      </w:r>
      <w:r>
        <w:fldChar w:fldCharType="end"/>
      </w:r>
      <w:bookmarkEnd w:id="118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131BB2A5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7F4DA7AF" w:rsidR="001D540B" w:rsidRPr="00C9556D" w:rsidRDefault="00ED4479" w:rsidP="00A536ED">
      <w:pPr>
        <w:pStyle w:val="a4"/>
        <w:rPr>
          <w:lang w:val="ru-RU"/>
        </w:rPr>
      </w:pPr>
      <w:bookmarkStart w:id="119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7</w:t>
      </w:r>
      <w:r>
        <w:fldChar w:fldCharType="end"/>
      </w:r>
      <w:bookmarkEnd w:id="119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20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D66C06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041" type="#_x0000_t75" style="width:106.35pt;height:1in" o:ole="">
                  <v:imagedata r:id="rId48" o:title=""/>
                </v:shape>
                <o:OLEObject Type="Embed" ProgID="Equation.DSMT4" ShapeID="_x0000_i1041" DrawAspect="Content" ObjectID="_1670451193" r:id="rId49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2ADD7D6E" w:rsidR="001D540B" w:rsidRDefault="001D540B" w:rsidP="00FC2CCE">
            <w:pPr>
              <w:jc w:val="center"/>
            </w:pPr>
            <w:r>
              <w:t xml:space="preserve">  </w:t>
            </w:r>
            <w:bookmarkStart w:id="121" w:name="_Ref59727234"/>
            <w: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2</w:t>
            </w:r>
            <w:r w:rsidR="00D66C06">
              <w:rPr>
                <w:noProof/>
              </w:rPr>
              <w:fldChar w:fldCharType="end"/>
            </w:r>
            <w:r>
              <w:t>)</w:t>
            </w:r>
            <w:bookmarkEnd w:id="121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122" w:name="_Toc59830512"/>
      <w:bookmarkEnd w:id="120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22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123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042" type="#_x0000_t75" style="width:173.3pt;height:26.8pt" o:ole="">
                  <v:imagedata r:id="rId50" o:title=""/>
                </v:shape>
                <o:OLEObject Type="Embed" ProgID="Equation.DSMT4" ShapeID="_x0000_i1042" DrawAspect="Content" ObjectID="_1670451194" r:id="rId51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043" type="#_x0000_t75" style="width:148.2pt;height:71.15pt" o:ole="">
                  <v:imagedata r:id="rId52" o:title=""/>
                </v:shape>
                <o:OLEObject Type="Embed" ProgID="Equation.DSMT4" ShapeID="_x0000_i1043" DrawAspect="Content" ObjectID="_1670451195" r:id="rId53"/>
              </w:object>
            </w:r>
            <w:bookmarkEnd w:id="123"/>
          </w:p>
        </w:tc>
        <w:tc>
          <w:tcPr>
            <w:tcW w:w="561" w:type="dxa"/>
          </w:tcPr>
          <w:p w14:paraId="43257273" w14:textId="23A31B1E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3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124" w:name="_Toc59830513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124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5C1F098C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0.95pt;height:20.95pt" o:ole="">
            <v:imagedata r:id="rId54" o:title=""/>
          </v:shape>
          <o:OLEObject Type="Embed" ProgID="Equation.DSMT4" ShapeID="_x0000_i1044" DrawAspect="Content" ObjectID="_1670451196" r:id="rId55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AC3FF3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247B28CF" w:rsidR="00791D0E" w:rsidRPr="00C9556D" w:rsidRDefault="00AF22DE" w:rsidP="00A536ED">
      <w:pPr>
        <w:pStyle w:val="a4"/>
        <w:rPr>
          <w:lang w:val="ru-RU"/>
        </w:rPr>
      </w:pPr>
      <w:bookmarkStart w:id="125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8</w:t>
      </w:r>
      <w:r>
        <w:fldChar w:fldCharType="end"/>
      </w:r>
      <w:bookmarkEnd w:id="125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65pt;height:36pt" o:ole="">
            <v:imagedata r:id="rId57" o:title=""/>
          </v:shape>
          <o:OLEObject Type="Embed" ProgID="Equation.DSMT4" ShapeID="_x0000_i1045" DrawAspect="Content" ObjectID="_1670451197" r:id="rId58"/>
        </w:object>
      </w:r>
      <w:r w:rsidR="009C3035">
        <w:rPr>
          <w:lang w:eastAsia="zh-CN" w:bidi="en-US"/>
        </w:rPr>
        <w:t>где</w:t>
      </w:r>
    </w:p>
    <w:p w14:paraId="7248B9B3" w14:textId="627D4D63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477662CE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628339A6" w:rsidR="008B0F89" w:rsidRPr="00C9556D" w:rsidRDefault="008B0F89" w:rsidP="00A536ED">
      <w:pPr>
        <w:pStyle w:val="a4"/>
        <w:rPr>
          <w:lang w:val="ru-RU"/>
        </w:rPr>
      </w:pPr>
      <w:bookmarkStart w:id="126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9</w:t>
      </w:r>
      <w:r>
        <w:fldChar w:fldCharType="end"/>
      </w:r>
      <w:bookmarkEnd w:id="126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14F3A790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AC3FF3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127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.4pt;height:36pt" o:ole="">
            <v:imagedata r:id="rId60" o:title=""/>
          </v:shape>
          <o:OLEObject Type="Embed" ProgID="Equation.DSMT4" ShapeID="_x0000_i1046" DrawAspect="Content" ObjectID="_1670451198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7pt;height:74.5pt" o:ole="">
            <v:imagedata r:id="rId62" o:title=""/>
          </v:shape>
          <o:OLEObject Type="Embed" ProgID="Equation.DSMT4" ShapeID="_x0000_i1047" DrawAspect="Content" ObjectID="_1670451199" r:id="rId63"/>
        </w:object>
      </w:r>
      <w:bookmarkEnd w:id="127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128" w:name="_Toc59830514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128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13BBA4F2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.3pt;height:24.3pt" o:ole="">
            <v:imagedata r:id="rId64" o:title=""/>
          </v:shape>
          <o:OLEObject Type="Embed" ProgID="Equation.DSMT4" ShapeID="_x0000_i1048" DrawAspect="Content" ObjectID="_1670451200" r:id="rId65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75pt;height:43.55pt" o:ole="">
            <v:imagedata r:id="rId66" o:title=""/>
          </v:shape>
          <o:OLEObject Type="Embed" ProgID="Equation.DSMT4" ShapeID="_x0000_i1049" DrawAspect="Content" ObjectID="_1670451201" r:id="rId67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2pt;height:43.55pt" o:ole="">
            <v:imagedata r:id="rId68" o:title=""/>
          </v:shape>
          <o:OLEObject Type="Embed" ProgID="Equation.DSMT4" ShapeID="_x0000_i1050" DrawAspect="Content" ObjectID="_1670451202" r:id="rId69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1B16650A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129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051" type="#_x0000_t75" style="width:114.7pt;height:26.8pt" o:ole="">
            <v:imagedata r:id="rId70" o:title=""/>
          </v:shape>
          <o:OLEObject Type="Embed" ProgID="Equation.DSMT4" ShapeID="_x0000_i1051" DrawAspect="Content" ObjectID="_1670451203" r:id="rId71"/>
        </w:object>
      </w:r>
      <w:bookmarkEnd w:id="129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130" w:name="_Toc59830515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130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2572906C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2" type="#_x0000_t75" style="width:302.25pt;height:87.05pt" o:ole="">
                  <v:imagedata r:id="rId73" o:title=""/>
                </v:shape>
                <o:OLEObject Type="Embed" ProgID="Equation.DSMT4" ShapeID="_x0000_i1052" DrawAspect="Content" ObjectID="_1670451204" r:id="rId74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3" type="#_x0000_t75" style="width:54pt;height:24.65pt" o:ole="">
            <v:imagedata r:id="rId75" o:title=""/>
          </v:shape>
          <o:OLEObject Type="Embed" ProgID="Equation.DSMT4" ShapeID="_x0000_i1053" DrawAspect="Content" ObjectID="_1670451205" r:id="rId76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4" type="#_x0000_t75" style="width:39.35pt;height:24.65pt" o:ole="">
            <v:imagedata r:id="rId77" o:title=""/>
          </v:shape>
          <o:OLEObject Type="Embed" ProgID="Equation.DSMT4" ShapeID="_x0000_i1054" DrawAspect="Content" ObjectID="_1670451206" r:id="rId78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5" type="#_x0000_t75" style="width:12.65pt;height:18pt" o:ole="">
            <v:imagedata r:id="rId79" o:title=""/>
          </v:shape>
          <o:OLEObject Type="Embed" ProgID="Equation.DSMT4" ShapeID="_x0000_i1055" DrawAspect="Content" ObjectID="_1670451207" r:id="rId80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6" type="#_x0000_t75" style="width:12.65pt;height:18pt" o:ole="">
            <v:imagedata r:id="rId81" o:title=""/>
          </v:shape>
          <o:OLEObject Type="Embed" ProgID="Equation.DSMT4" ShapeID="_x0000_i1056" DrawAspect="Content" ObjectID="_1670451208" r:id="rId82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7" type="#_x0000_t75" style="width:38pt;height:24.65pt" o:ole="">
            <v:imagedata r:id="rId83" o:title=""/>
          </v:shape>
          <o:OLEObject Type="Embed" ProgID="Equation.DSMT4" ShapeID="_x0000_i1057" DrawAspect="Content" ObjectID="_1670451209" r:id="rId84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336C09D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8" type="#_x0000_t75" style="width:98.65pt;height:23.35pt" o:ole="">
            <v:imagedata r:id="rId85" o:title=""/>
          </v:shape>
          <o:OLEObject Type="Embed" ProgID="Equation.DSMT4" ShapeID="_x0000_i1058" DrawAspect="Content" ObjectID="_1670451210" r:id="rId86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9" type="#_x0000_t75" style="width:100.65pt;height:23.35pt" o:ole="">
            <v:imagedata r:id="rId87" o:title=""/>
          </v:shape>
          <o:OLEObject Type="Embed" ProgID="Equation.DSMT4" ShapeID="_x0000_i1059" DrawAspect="Content" ObjectID="_1670451211" r:id="rId88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0" type="#_x0000_t75" style="width:23.35pt;height:23.35pt" o:ole="">
            <v:imagedata r:id="rId89" o:title=""/>
          </v:shape>
          <o:OLEObject Type="Embed" ProgID="Equation.DSMT4" ShapeID="_x0000_i1060" DrawAspect="Content" ObjectID="_1670451212" r:id="rId90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1" type="#_x0000_t75" style="width:336.65pt;height:98.65pt" o:ole="">
            <v:imagedata r:id="rId91" o:title=""/>
          </v:shape>
          <o:OLEObject Type="Embed" ProgID="Equation.DSMT4" ShapeID="_x0000_i1061" DrawAspect="Content" ObjectID="_1670451213" r:id="rId92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2" type="#_x0000_t75" style="width:362pt;height:98.65pt" o:ole="">
            <v:imagedata r:id="rId93" o:title=""/>
          </v:shape>
          <o:OLEObject Type="Embed" ProgID="Equation.DSMT4" ShapeID="_x0000_i1062" DrawAspect="Content" ObjectID="_1670451214" r:id="rId94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3" type="#_x0000_t75" style="width:342pt;height:98.65pt" o:ole="">
            <v:imagedata r:id="rId95" o:title=""/>
          </v:shape>
          <o:OLEObject Type="Embed" ProgID="Equation.DSMT4" ShapeID="_x0000_i1063" DrawAspect="Content" ObjectID="_1670451215" r:id="rId96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4" type="#_x0000_t75" style="width:342.65pt;height:148.65pt" o:ole="">
            <v:imagedata r:id="rId97" o:title=""/>
          </v:shape>
          <o:OLEObject Type="Embed" ProgID="Equation.DSMT4" ShapeID="_x0000_i1064" DrawAspect="Content" ObjectID="_1670451216" r:id="rId98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5" type="#_x0000_t75" style="width:340pt;height:150.65pt" o:ole="">
            <v:imagedata r:id="rId99" o:title=""/>
          </v:shape>
          <o:OLEObject Type="Embed" ProgID="Equation.DSMT4" ShapeID="_x0000_i1065" DrawAspect="Content" ObjectID="_1670451217" r:id="rId100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6" type="#_x0000_t75" style="width:348pt;height:126.65pt" o:ole="">
            <v:imagedata r:id="rId101" o:title=""/>
          </v:shape>
          <o:OLEObject Type="Embed" ProgID="Equation.DSMT4" ShapeID="_x0000_i1066" DrawAspect="Content" ObjectID="_1670451218" r:id="rId102"/>
        </w:object>
      </w:r>
    </w:p>
    <w:p w14:paraId="11BBE5EF" w14:textId="42DE97EC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7" type="#_x0000_t75" style="width:17.35pt;height:24pt" o:ole="">
            <v:imagedata r:id="rId103" o:title=""/>
          </v:shape>
          <o:OLEObject Type="Embed" ProgID="Equation.DSMT4" ShapeID="_x0000_i1067" DrawAspect="Content" ObjectID="_1670451219" r:id="rId104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8" type="#_x0000_t75" style="width:62pt;height:22pt" o:ole="">
            <v:imagedata r:id="rId105" o:title=""/>
          </v:shape>
          <o:OLEObject Type="Embed" ProgID="Equation.DSMT4" ShapeID="_x0000_i1068" DrawAspect="Content" ObjectID="_1670451220" r:id="rId106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9" type="#_x0000_t75" style="width:68pt;height:22pt" o:ole="">
            <v:imagedata r:id="rId107" o:title=""/>
          </v:shape>
          <o:OLEObject Type="Embed" ProgID="Equation.DSMT4" ShapeID="_x0000_i1069" DrawAspect="Content" ObjectID="_1670451221" r:id="rId108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0" type="#_x0000_t75" style="width:59.35pt;height:26pt" o:ole="">
            <v:imagedata r:id="rId109" o:title=""/>
          </v:shape>
          <o:OLEObject Type="Embed" ProgID="Equation.DSMT4" ShapeID="_x0000_i1070" DrawAspect="Content" ObjectID="_1670451222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1" type="#_x0000_t75" style="width:16.65pt;height:22.65pt" o:ole="">
            <v:imagedata r:id="rId111" o:title=""/>
          </v:shape>
          <o:OLEObject Type="Embed" ProgID="Equation.DSMT4" ShapeID="_x0000_i1071" DrawAspect="Content" ObjectID="_1670451223" r:id="rId112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2" type="#_x0000_t75" style="width:66.65pt;height:26pt" o:ole="">
            <v:imagedata r:id="rId113" o:title=""/>
          </v:shape>
          <o:OLEObject Type="Embed" ProgID="Equation.DSMT4" ShapeID="_x0000_i1072" DrawAspect="Content" ObjectID="_1670451224" r:id="rId114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3" type="#_x0000_t75" style="width:16.65pt;height:22.65pt" o:ole="">
            <v:imagedata r:id="rId115" o:title=""/>
          </v:shape>
          <o:OLEObject Type="Embed" ProgID="Equation.DSMT4" ShapeID="_x0000_i1073" DrawAspect="Content" ObjectID="_1670451225" r:id="rId116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4" type="#_x0000_t75" style="width:76pt;height:26pt" o:ole="">
            <v:imagedata r:id="rId117" o:title=""/>
          </v:shape>
          <o:OLEObject Type="Embed" ProgID="Equation.DSMT4" ShapeID="_x0000_i1074" DrawAspect="Content" ObjectID="_1670451226" r:id="rId118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5" type="#_x0000_t75" style="width:22.65pt;height:26pt" o:ole="">
            <v:imagedata r:id="rId119" o:title=""/>
          </v:shape>
          <o:OLEObject Type="Embed" ProgID="Equation.DSMT4" ShapeID="_x0000_i1075" DrawAspect="Content" ObjectID="_1670451227" r:id="rId120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6" type="#_x0000_t75" style="width:43.35pt;height:24pt" o:ole="">
            <v:imagedata r:id="rId121" o:title=""/>
          </v:shape>
          <o:OLEObject Type="Embed" ProgID="Equation.DSMT4" ShapeID="_x0000_i1076" DrawAspect="Content" ObjectID="_1670451228" r:id="rId122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131" w:name="_Toc59830516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131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50FDB864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7" type="#_x0000_t75" style="width:98pt;height:16pt" o:ole="">
            <v:imagedata r:id="rId123" o:title=""/>
          </v:shape>
          <o:OLEObject Type="Embed" ProgID="Equation.DSMT4" ShapeID="_x0000_i1077" DrawAspect="Content" ObjectID="_1670451229" r:id="rId124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AC3FF3" w:rsidRPr="00BD3E61">
        <w:t>(</w:t>
      </w:r>
      <w:r w:rsidR="00AC3FF3">
        <w:rPr>
          <w:noProof/>
        </w:rPr>
        <w:t>1</w:t>
      </w:r>
      <w:r w:rsidR="00AC3FF3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078" type="#_x0000_t75" style="width:262.65pt;height:50pt" o:ole="">
                  <v:imagedata r:id="rId125" o:title=""/>
                </v:shape>
                <o:OLEObject Type="Embed" ProgID="Equation.DSMT4" ShapeID="_x0000_i1078" DrawAspect="Content" ObjectID="_1670451230" r:id="rId126"/>
              </w:object>
            </w:r>
          </w:p>
        </w:tc>
        <w:tc>
          <w:tcPr>
            <w:tcW w:w="703" w:type="dxa"/>
            <w:vAlign w:val="center"/>
          </w:tcPr>
          <w:p w14:paraId="1903654B" w14:textId="53E2615F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4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079" type="#_x0000_t75" style="width:32pt;height:22pt" o:ole="">
            <v:imagedata r:id="rId127" o:title=""/>
          </v:shape>
          <o:OLEObject Type="Embed" ProgID="Equation.DSMT4" ShapeID="_x0000_i1079" DrawAspect="Content" ObjectID="_1670451231" r:id="rId128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0" type="#_x0000_t75" style="width:29.35pt;height:22pt" o:ole="">
            <v:imagedata r:id="rId129" o:title=""/>
          </v:shape>
          <o:OLEObject Type="Embed" ProgID="Equation.DSMT4" ShapeID="_x0000_i1080" DrawAspect="Content" ObjectID="_1670451232" r:id="rId130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1" type="#_x0000_t75" style="width:113.35pt;height:22pt" o:ole="">
                  <v:imagedata r:id="rId131" o:title=""/>
                </v:shape>
                <o:OLEObject Type="Embed" ProgID="Equation.DSMT4" ShapeID="_x0000_i1081" DrawAspect="Content" ObjectID="_1670451233" r:id="rId132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082" type="#_x0000_t75" style="width:59.35pt;height:22pt" o:ole="">
                  <v:imagedata r:id="rId133" o:title=""/>
                </v:shape>
                <o:OLEObject Type="Embed" ProgID="Equation.DSMT4" ShapeID="_x0000_i1082" DrawAspect="Content" ObjectID="_1670451234" r:id="rId134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2"/>
        <w:gridCol w:w="3703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083" type="#_x0000_t75" style="width:272pt;height:50pt" o:ole="">
                  <v:imagedata r:id="rId135" o:title=""/>
                </v:shape>
                <o:OLEObject Type="Embed" ProgID="Equation.DSMT4" ShapeID="_x0000_i1083" DrawAspect="Content" ObjectID="_1670451235" r:id="rId136"/>
              </w:object>
            </w:r>
          </w:p>
        </w:tc>
        <w:tc>
          <w:tcPr>
            <w:tcW w:w="3799" w:type="dxa"/>
            <w:vAlign w:val="center"/>
          </w:tcPr>
          <w:p w14:paraId="45998C86" w14:textId="69626D2B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5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084" type="#_x0000_t75" style="width:32.65pt;height:19.35pt" o:ole="">
            <v:imagedata r:id="rId137" o:title=""/>
          </v:shape>
          <o:OLEObject Type="Embed" ProgID="Equation.DSMT4" ShapeID="_x0000_i1084" DrawAspect="Content" ObjectID="_1670451236" r:id="rId138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085" type="#_x0000_t75" style="width:186pt;height:22pt" o:ole="">
            <v:imagedata r:id="rId139" o:title=""/>
          </v:shape>
          <o:OLEObject Type="Embed" ProgID="Equation.DSMT4" ShapeID="_x0000_i1085" DrawAspect="Content" ObjectID="_1670451237" r:id="rId140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132" w:name="_Toc59830517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132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6" type="#_x0000_t75" style="width:60pt;height:19.35pt" o:ole="">
            <v:imagedata r:id="rId141" o:title=""/>
          </v:shape>
          <o:OLEObject Type="Embed" ProgID="Equation.DSMT4" ShapeID="_x0000_i1086" DrawAspect="Content" ObjectID="_1670451238" r:id="rId142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087" type="#_x0000_t75" style="width:198.65pt;height:36pt" o:ole="">
                  <v:imagedata r:id="rId144" o:title=""/>
                </v:shape>
                <o:OLEObject Type="Embed" ProgID="Equation.DSMT4" ShapeID="_x0000_i1087" DrawAspect="Content" ObjectID="_1670451239" r:id="rId145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088" type="#_x0000_t75" style="width:233.35pt;height:43.35pt" o:ole="">
                  <v:imagedata r:id="rId146" o:title=""/>
                </v:shape>
                <o:OLEObject Type="Embed" ProgID="Equation.DSMT4" ShapeID="_x0000_i1088" DrawAspect="Content" ObjectID="_1670451240" r:id="rId147"/>
              </w:object>
            </w:r>
          </w:p>
        </w:tc>
        <w:tc>
          <w:tcPr>
            <w:tcW w:w="2632" w:type="dxa"/>
            <w:vAlign w:val="center"/>
          </w:tcPr>
          <w:p w14:paraId="4769F1BF" w14:textId="2E848B51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133" w:name="_Ref59544782"/>
            <w:bookmarkStart w:id="134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AC3FF3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135" w:name="_Ref59544777"/>
            <w:bookmarkEnd w:id="133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134"/>
            <w:bookmarkEnd w:id="135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89" type="#_x0000_t75" style="width:28.65pt;height:22pt" o:ole="">
            <v:imagedata r:id="rId148" o:title=""/>
          </v:shape>
          <o:OLEObject Type="Embed" ProgID="Equation.DSMT4" ShapeID="_x0000_i1089" DrawAspect="Content" ObjectID="_1670451241" r:id="rId149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090" type="#_x0000_t75" style="width:36pt;height:22pt" o:ole="">
            <v:imagedata r:id="rId150" o:title=""/>
          </v:shape>
          <o:OLEObject Type="Embed" ProgID="Equation.DSMT4" ShapeID="_x0000_i1090" DrawAspect="Content" ObjectID="_1670451242" r:id="rId151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091" type="#_x0000_t75" style="width:30pt;height:22pt" o:ole="">
            <v:imagedata r:id="rId152" o:title=""/>
          </v:shape>
          <o:OLEObject Type="Embed" ProgID="Equation.DSMT4" ShapeID="_x0000_i1091" DrawAspect="Content" ObjectID="_1670451243" r:id="rId153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092" type="#_x0000_t75" style="width:36pt;height:22pt" o:ole="">
            <v:imagedata r:id="rId150" o:title=""/>
          </v:shape>
          <o:OLEObject Type="Embed" ProgID="Equation.DSMT4" ShapeID="_x0000_i1092" DrawAspect="Content" ObjectID="_1670451244" r:id="rId154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0655AFD6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AC3FF3" w:rsidRPr="00FE48E6">
        <w:rPr>
          <w:rFonts w:eastAsia="Calibri" w:cs="Times New Roman"/>
          <w:szCs w:val="24"/>
          <w:lang w:eastAsia="ru-RU"/>
        </w:rPr>
        <w:t>(</w:t>
      </w:r>
      <w:r w:rsidR="00AC3FF3">
        <w:rPr>
          <w:rFonts w:eastAsia="Calibri" w:cs="Times New Roman"/>
          <w:noProof/>
          <w:szCs w:val="24"/>
          <w:lang w:eastAsia="ru-RU"/>
        </w:rPr>
        <w:t>6</w:t>
      </w:r>
      <w:r w:rsidR="00AC3FF3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AC3FF3">
        <w:t>(</w:t>
      </w:r>
      <w:r w:rsidR="00AC3FF3">
        <w:rPr>
          <w:noProof/>
        </w:rPr>
        <w:t>2</w:t>
      </w:r>
      <w:r w:rsidR="00AC3FF3">
        <w:t>)</w:t>
      </w:r>
      <w:r w:rsidR="00AE56FF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AC3FF3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"/>
        <w:gridCol w:w="7355"/>
        <w:gridCol w:w="1448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093" type="#_x0000_t75" style="width:325.35pt;height:41.35pt" o:ole="">
                  <v:imagedata r:id="rId155" o:title=""/>
                </v:shape>
                <o:OLEObject Type="Embed" ProgID="Equation.DSMT4" ShapeID="_x0000_i1093" DrawAspect="Content" ObjectID="_1670451245" r:id="rId156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094" type="#_x0000_t75" style="width:356.65pt;height:43.35pt" o:ole="">
                  <v:imagedata r:id="rId157" o:title=""/>
                </v:shape>
                <o:OLEObject Type="Embed" ProgID="Equation.DSMT4" ShapeID="_x0000_i1094" DrawAspect="Content" ObjectID="_1670451246" r:id="rId158"/>
              </w:object>
            </w:r>
          </w:p>
        </w:tc>
        <w:tc>
          <w:tcPr>
            <w:tcW w:w="2261" w:type="dxa"/>
            <w:vAlign w:val="center"/>
          </w:tcPr>
          <w:p w14:paraId="309BC834" w14:textId="134A35A4" w:rsidR="00AB1F94" w:rsidRPr="00522048" w:rsidRDefault="00AB1F94" w:rsidP="00CB7633">
            <w:pPr>
              <w:jc w:val="right"/>
            </w:pPr>
            <w:bookmarkStart w:id="136" w:name="_Ref59544734"/>
            <w:bookmarkStart w:id="137" w:name="_Ref10832669"/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7</w:t>
            </w:r>
            <w:r w:rsidR="00D66C06">
              <w:rPr>
                <w:noProof/>
              </w:rPr>
              <w:fldChar w:fldCharType="end"/>
            </w:r>
            <w:bookmarkEnd w:id="136"/>
            <w:r w:rsidRPr="00522048">
              <w:t>)</w:t>
            </w:r>
            <w:bookmarkEnd w:id="137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2C119755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7</w:t>
      </w:r>
      <w:r w:rsidR="00AC3FF3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AC3FF3" w:rsidRPr="00AC3FF3">
        <w:rPr>
          <w:vanish/>
        </w:rPr>
        <w:t xml:space="preserve">Рисунок </w:t>
      </w:r>
      <w:r w:rsidR="00AC3FF3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04B06074" w:rsidR="00E10B04" w:rsidRPr="00534E4D" w:rsidRDefault="004B7CE8" w:rsidP="00A536ED">
      <w:pPr>
        <w:pStyle w:val="a4"/>
        <w:rPr>
          <w:lang w:val="ru-RU"/>
        </w:rPr>
      </w:pPr>
      <w:bookmarkStart w:id="138" w:name="_Ref59373681"/>
      <w:bookmarkStart w:id="139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10</w:t>
      </w:r>
      <w:r>
        <w:fldChar w:fldCharType="end"/>
      </w:r>
      <w:bookmarkEnd w:id="138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139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7DA5F043" w:rsidR="00E10B04" w:rsidRPr="00522048" w:rsidRDefault="00E10B04" w:rsidP="00E10B04">
      <w:r w:rsidRPr="00522048">
        <w:lastRenderedPageBreak/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7</w:t>
      </w:r>
      <w:r w:rsidR="00AC3FF3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>ряд 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AC3FF3">
        <w:t>6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095" type="#_x0000_t75" style="width:280pt;height:67.35pt" o:ole="">
                  <v:imagedata r:id="rId160" o:title=""/>
                </v:shape>
                <o:OLEObject Type="Embed" ProgID="Equation.DSMT4" ShapeID="_x0000_i1095" DrawAspect="Content" ObjectID="_1670451247" r:id="rId161"/>
              </w:object>
            </w:r>
          </w:p>
        </w:tc>
        <w:tc>
          <w:tcPr>
            <w:tcW w:w="813" w:type="dxa"/>
            <w:vAlign w:val="center"/>
          </w:tcPr>
          <w:p w14:paraId="3A007AFA" w14:textId="5254652F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8</w:t>
            </w:r>
            <w:r w:rsidR="00D66C06"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096" type="#_x0000_t75" style="width:320pt;height:94pt" o:ole="">
                  <v:imagedata r:id="rId162" o:title=""/>
                </v:shape>
                <o:OLEObject Type="Embed" ProgID="Equation.DSMT4" ShapeID="_x0000_i1096" DrawAspect="Content" ObjectID="_1670451248" r:id="rId163"/>
              </w:object>
            </w:r>
          </w:p>
        </w:tc>
        <w:tc>
          <w:tcPr>
            <w:tcW w:w="566" w:type="dxa"/>
            <w:vAlign w:val="center"/>
          </w:tcPr>
          <w:p w14:paraId="6820F272" w14:textId="06FB5C03" w:rsidR="00E10B04" w:rsidRPr="00522048" w:rsidRDefault="00E10B04" w:rsidP="00A536ED">
            <w:pPr>
              <w:pStyle w:val="a4"/>
            </w:pPr>
            <w:bookmarkStart w:id="140" w:name="_Ref59730706"/>
            <w:bookmarkStart w:id="141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9</w:t>
            </w:r>
            <w:r w:rsidR="00CB31C2">
              <w:fldChar w:fldCharType="end"/>
            </w:r>
            <w:bookmarkEnd w:id="140"/>
            <w:r w:rsidRPr="00522048">
              <w:t>)</w:t>
            </w:r>
            <w:bookmarkEnd w:id="141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142" w:name="_Hlk59540704"/>
          <w:p w14:paraId="1BCC0B2E" w14:textId="399061BC" w:rsidR="00E10B04" w:rsidRPr="00522048" w:rsidRDefault="00A50440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4080" w:dyaOrig="680" w14:anchorId="338048C4">
                <v:shape id="_x0000_i1097" type="#_x0000_t75" style="width:283.35pt;height:43.35pt" o:ole="">
                  <v:imagedata r:id="rId164" o:title=""/>
                </v:shape>
                <o:OLEObject Type="Embed" ProgID="Equation.DSMT4" ShapeID="_x0000_i1097" DrawAspect="Content" ObjectID="_1670451249" r:id="rId165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5FFB84AB" w:rsidR="00E10B04" w:rsidRPr="00522048" w:rsidRDefault="00E10B04" w:rsidP="00A536ED">
            <w:pPr>
              <w:pStyle w:val="a4"/>
            </w:pPr>
            <w:bookmarkStart w:id="143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143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54B6D64A" w:rsidR="00E10B04" w:rsidRPr="008828AA" w:rsidRDefault="00A50440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3560" w:dyaOrig="680" w14:anchorId="5B7446AB">
                <v:shape id="_x0000_i1098" type="#_x0000_t75" style="width:241.35pt;height:43.35pt" o:ole="">
                  <v:imagedata r:id="rId166" o:title=""/>
                </v:shape>
                <o:OLEObject Type="Embed" ProgID="Equation.DSMT4" ShapeID="_x0000_i1098" DrawAspect="Content" ObjectID="_1670451250" r:id="rId167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6FF20E45" w:rsidR="00E10B04" w:rsidRPr="00522048" w:rsidRDefault="00E10B04" w:rsidP="00A536ED">
            <w:pPr>
              <w:pStyle w:val="a4"/>
            </w:pPr>
            <w:bookmarkStart w:id="144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144"/>
          </w:p>
        </w:tc>
      </w:tr>
      <w:bookmarkEnd w:id="142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145" w:name="_Toc59830518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145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2AFB4BE2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AC3FF3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099" type="#_x0000_t75" style="width:368.65pt;height:43.35pt" o:ole="">
                  <v:imagedata r:id="rId168" o:title=""/>
                </v:shape>
                <o:OLEObject Type="Embed" ProgID="Equation.DSMT4" ShapeID="_x0000_i1099" DrawAspect="Content" ObjectID="_1670451251" r:id="rId169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D696674" w:rsidR="00944004" w:rsidRPr="00B24D45" w:rsidRDefault="00944004" w:rsidP="00A536ED">
            <w:pPr>
              <w:pStyle w:val="a4"/>
            </w:pPr>
            <w:bookmarkStart w:id="146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146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27F0248E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FA9017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100" type="#_x0000_t75" style="width:43.35pt;height:22pt" o:ole="">
            <v:imagedata r:id="rId171" o:title=""/>
          </v:shape>
          <o:OLEObject Type="Embed" ProgID="Equation.DSMT4" ShapeID="_x0000_i1100" DrawAspect="Content" ObjectID="_1670451252" r:id="rId172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12</w:t>
      </w:r>
      <w:r w:rsidR="00AC3FF3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101" type="#_x0000_t75" style="width:341.35pt;height:28.65pt" o:ole="">
            <v:imagedata r:id="rId173" o:title=""/>
          </v:shape>
          <o:OLEObject Type="Embed" ProgID="Equation.DSMT4" ShapeID="_x0000_i1101" DrawAspect="Content" ObjectID="_1670451253" r:id="rId174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102" type="#_x0000_t75" style="width:371.35pt;height:43.35pt" o:ole="">
            <v:imagedata r:id="rId175" o:title=""/>
          </v:shape>
          <o:OLEObject Type="Embed" ProgID="Equation.DSMT4" ShapeID="_x0000_i1102" DrawAspect="Content" ObjectID="_1670451254" r:id="rId176"/>
        </w:object>
      </w:r>
    </w:p>
    <w:p w14:paraId="5EF39FB9" w14:textId="18BAFAD5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AC3FF3" w:rsidRPr="00AC3FF3">
        <w:rPr>
          <w:vanish/>
        </w:rPr>
        <w:t xml:space="preserve">Рисунок </w:t>
      </w:r>
      <w:r w:rsidR="00AC3FF3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326F53F2" w:rsidR="00944004" w:rsidRPr="00534E4D" w:rsidRDefault="00341813" w:rsidP="00A536ED">
      <w:pPr>
        <w:pStyle w:val="a4"/>
        <w:rPr>
          <w:lang w:val="ru-RU"/>
        </w:rPr>
      </w:pPr>
      <w:bookmarkStart w:id="147" w:name="_Ref59374174"/>
      <w:bookmarkStart w:id="148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>
        <w:rPr>
          <w:noProof/>
        </w:rPr>
        <w:t>12</w:t>
      </w:r>
      <w:r>
        <w:fldChar w:fldCharType="end"/>
      </w:r>
      <w:bookmarkEnd w:id="147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148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103" type="#_x0000_t75" style="width:354pt;height:94pt" o:ole="">
            <v:imagedata r:id="rId178" o:title=""/>
          </v:shape>
          <o:OLEObject Type="Embed" ProgID="Equation.DSMT4" ShapeID="_x0000_i1103" DrawAspect="Content" ObjectID="_1670451255" r:id="rId179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149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104" type="#_x0000_t75" style="width:235.35pt;height:43.35pt" o:ole="">
                  <v:imagedata r:id="rId180" o:title=""/>
                </v:shape>
                <o:OLEObject Type="Embed" ProgID="Equation.DSMT4" ShapeID="_x0000_i1104" DrawAspect="Content" ObjectID="_1670451256" r:id="rId181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50D36EC" w:rsidR="00944004" w:rsidRPr="00B24D45" w:rsidRDefault="00944004" w:rsidP="00A536ED">
            <w:pPr>
              <w:pStyle w:val="a4"/>
            </w:pPr>
            <w:bookmarkStart w:id="150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150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105" type="#_x0000_t75" style="width:196pt;height:50pt" o:ole="">
                  <v:imagedata r:id="rId182" o:title=""/>
                </v:shape>
                <o:OLEObject Type="Embed" ProgID="Equation.DSMT4" ShapeID="_x0000_i1105" DrawAspect="Content" ObjectID="_1670451257" r:id="rId183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1ADABA89" w:rsidR="00944004" w:rsidRPr="00B24D45" w:rsidRDefault="00944004" w:rsidP="00A536ED">
            <w:pPr>
              <w:pStyle w:val="a4"/>
            </w:pPr>
            <w:bookmarkStart w:id="151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151"/>
          </w:p>
        </w:tc>
      </w:tr>
    </w:tbl>
    <w:bookmarkEnd w:id="149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106" type="#_x0000_t75" style="width:40.65pt;height:22.65pt" o:ole="">
            <v:imagedata r:id="rId184" o:title=""/>
          </v:shape>
          <o:OLEObject Type="Embed" ProgID="Equation.DSMT4" ShapeID="_x0000_i1106" DrawAspect="Content" ObjectID="_1670451258" r:id="rId185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7" type="#_x0000_t75" style="width:403.35pt;height:94pt" o:ole="">
                  <v:imagedata r:id="rId186" o:title=""/>
                </v:shape>
                <o:OLEObject Type="Embed" ProgID="Equation.DSMT4" ShapeID="_x0000_i1107" DrawAspect="Content" ObjectID="_1670451259" r:id="rId187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152" w:name="_Toc59830519"/>
      <w:r>
        <w:rPr>
          <w:lang w:val="ru-RU"/>
        </w:rPr>
        <w:t>4</w:t>
      </w:r>
      <w:r w:rsidR="00C21FEA" w:rsidRPr="00C9556D">
        <w:rPr>
          <w:lang w:val="ru-RU"/>
        </w:rPr>
        <w:t xml:space="preserve"> Синтез регуляторов</w:t>
      </w:r>
      <w:bookmarkEnd w:id="152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3B12C5E8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AC3FF3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4298659C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AC3FF3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47475A08" w:rsidR="003A1918" w:rsidRPr="00C825A4" w:rsidRDefault="003A1918" w:rsidP="003A1918">
      <w:pPr>
        <w:rPr>
          <w:ins w:id="153" w:author="Eugene" w:date="2019-05-21T21:09:00Z"/>
        </w:rPr>
      </w:pPr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13</w:t>
      </w:r>
      <w:r w:rsidR="003C5432">
        <w:fldChar w:fldCharType="end"/>
      </w:r>
      <w:del w:id="154" w:author="Eugene" w:date="2019-05-27T23:52:00Z">
        <w:r w:rsidDel="00B8276E">
          <w:delText>9</w:delText>
        </w:r>
      </w:del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lastRenderedPageBreak/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2A0B8B85" w:rsidR="003A1918" w:rsidRPr="00534E4D" w:rsidRDefault="002C6B63" w:rsidP="00A536ED">
      <w:pPr>
        <w:pStyle w:val="a4"/>
        <w:rPr>
          <w:ins w:id="155" w:author="Eugene" w:date="2019-05-21T21:09:00Z"/>
          <w:lang w:val="ru-RU"/>
        </w:rPr>
      </w:pPr>
      <w:bookmarkStart w:id="156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13</w:t>
      </w:r>
      <w:r>
        <w:fldChar w:fldCharType="end"/>
      </w:r>
      <w:bookmarkEnd w:id="156"/>
      <w:ins w:id="157" w:author="Eugene" w:date="2019-05-21T21:09:00Z">
        <w:r w:rsidR="003A1918" w:rsidRPr="00534E4D">
          <w:rPr>
            <w:lang w:val="ru-RU"/>
          </w:rPr>
          <w:t xml:space="preserve"> </w:t>
        </w:r>
        <w:r w:rsidR="003A1918">
          <w:sym w:font="Symbol" w:char="F02D"/>
        </w:r>
        <w:r w:rsidR="003A1918" w:rsidRPr="00534E4D">
          <w:rPr>
            <w:lang w:val="ru-RU"/>
          </w:rPr>
          <w:t xml:space="preserve"> </w:t>
        </w:r>
      </w:ins>
      <w:r w:rsidR="003A1918" w:rsidRPr="00534E4D">
        <w:rPr>
          <w:lang w:val="ru-RU"/>
        </w:rPr>
        <w:t>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158" w:name="_Toc59830520"/>
      <w:r>
        <w:rPr>
          <w:lang w:val="ru-RU"/>
        </w:rPr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158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0B5558FF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08" type="#_x0000_t75" style="width:14pt;height:22pt" o:ole="">
            <v:imagedata r:id="rId189" o:title=""/>
          </v:shape>
          <o:OLEObject Type="Embed" ProgID="Equation.DSMT4" ShapeID="_x0000_i1108" DrawAspect="Content" ObjectID="_1670451260" r:id="rId190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AC3FF3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AC3FF3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AC3FF3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109" type="#_x0000_t75" style="width:401.35pt;height:86pt" o:ole="">
            <v:imagedata r:id="rId191" o:title=""/>
          </v:shape>
          <o:OLEObject Type="Embed" ProgID="Equation.DSMT4" ShapeID="_x0000_i1109" DrawAspect="Content" ObjectID="_1670451261" r:id="rId192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110" type="#_x0000_t75" style="width:406pt;height:101.35pt" o:ole="">
            <v:imagedata r:id="rId193" o:title=""/>
          </v:shape>
          <o:OLEObject Type="Embed" ProgID="Equation.DSMT4" ShapeID="_x0000_i1110" DrawAspect="Content" ObjectID="_1670451262" r:id="rId194"/>
        </w:object>
      </w:r>
    </w:p>
    <w:p w14:paraId="50345BC7" w14:textId="413E7085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AC3FF3" w:rsidRPr="00522048">
        <w:t>(</w:t>
      </w:r>
      <w:r w:rsidR="00AC3FF3">
        <w:rPr>
          <w:noProof/>
        </w:rPr>
        <w:t>9</w:t>
      </w:r>
      <w:r w:rsidR="00AC3FF3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10</w:t>
      </w:r>
      <w:r w:rsidR="00AC3FF3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11</w:t>
      </w:r>
      <w:r w:rsidR="00AC3FF3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111" type="#_x0000_t75" style="width:130.65pt;height:42.65pt" o:ole="">
                  <v:imagedata r:id="rId195" o:title=""/>
                </v:shape>
                <o:OLEObject Type="Embed" ProgID="Equation.DSMT4" ShapeID="_x0000_i1111" DrawAspect="Content" ObjectID="_1670451263" r:id="rId196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50BF8EAB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12" type="#_x0000_t75" style="width:489.35pt;height:36pt" o:ole="">
            <v:imagedata r:id="rId197" o:title=""/>
          </v:shape>
          <o:OLEObject Type="Embed" ProgID="Equation.DSMT4" ShapeID="_x0000_i1112" DrawAspect="Content" ObjectID="_1670451264" r:id="rId198"/>
        </w:object>
      </w:r>
      <w:r w:rsidR="00487064" w:rsidRPr="00523267">
        <w:rPr>
          <w:position w:val="-32"/>
        </w:rPr>
        <w:object w:dxaOrig="5380" w:dyaOrig="740" w14:anchorId="4C2D5FB6">
          <v:shape id="_x0000_i1113" type="#_x0000_t75" style="width:324.65pt;height:42.65pt" o:ole="">
            <v:imagedata r:id="rId199" o:title=""/>
          </v:shape>
          <o:OLEObject Type="Embed" ProgID="Equation.DSMT4" ShapeID="_x0000_i1113" DrawAspect="Content" ObjectID="_1670451265" r:id="rId200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7"/>
        <w:gridCol w:w="1695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114" type="#_x0000_t75" style="width:368.65pt;height:53.35pt" o:ole="">
                  <v:imagedata r:id="rId201" o:title=""/>
                </v:shape>
                <o:OLEObject Type="Embed" ProgID="Equation.DSMT4" ShapeID="_x0000_i1114" DrawAspect="Content" ObjectID="_1670451266" r:id="rId202"/>
              </w:object>
            </w:r>
          </w:p>
        </w:tc>
        <w:tc>
          <w:tcPr>
            <w:tcW w:w="3994" w:type="dxa"/>
          </w:tcPr>
          <w:p w14:paraId="304FCBDD" w14:textId="4AC5BD11" w:rsidR="00D50F85" w:rsidRDefault="00D50F85" w:rsidP="00A536ED">
            <w:pPr>
              <w:jc w:val="right"/>
            </w:pPr>
            <w:bookmarkStart w:id="159" w:name="_Ref10833348"/>
            <w:r w:rsidRPr="00541045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16</w:t>
            </w:r>
            <w:r w:rsidR="00D66C06">
              <w:rPr>
                <w:noProof/>
              </w:rPr>
              <w:fldChar w:fldCharType="end"/>
            </w:r>
            <w:r w:rsidRPr="00541045">
              <w:t>)</w:t>
            </w:r>
            <w:bookmarkEnd w:id="159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5" type="#_x0000_t75" style="width:14pt;height:22pt" o:ole="">
            <v:imagedata r:id="rId203" o:title=""/>
          </v:shape>
          <o:OLEObject Type="Embed" ProgID="Equation.DSMT4" ShapeID="_x0000_i1115" DrawAspect="Content" ObjectID="_1670451267" r:id="rId204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116" type="#_x0000_t75" style="width:384.65pt;height:118.65pt" o:ole="">
                  <v:imagedata r:id="rId205" o:title=""/>
                </v:shape>
                <o:OLEObject Type="Embed" ProgID="Equation.DSMT4" ShapeID="_x0000_i1116" DrawAspect="Content" ObjectID="_1670451268" r:id="rId206"/>
              </w:object>
            </w:r>
          </w:p>
        </w:tc>
        <w:tc>
          <w:tcPr>
            <w:tcW w:w="683" w:type="dxa"/>
          </w:tcPr>
          <w:p w14:paraId="7131BAA9" w14:textId="64E5E7FF" w:rsidR="00D50F85" w:rsidRDefault="00D50F85" w:rsidP="00A536ED">
            <w:pPr>
              <w:pStyle w:val="a4"/>
            </w:pPr>
            <w:bookmarkStart w:id="160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160"/>
          </w:p>
        </w:tc>
      </w:tr>
    </w:tbl>
    <w:p w14:paraId="367BC4B3" w14:textId="6BFE95FD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9</w:t>
      </w:r>
      <w:r w:rsidR="00AC3FF3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10</w:t>
      </w:r>
      <w:r w:rsidR="00AC3FF3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11</w:t>
      </w:r>
      <w:r w:rsidR="00AC3FF3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117" type="#_x0000_t75" style="width:224.65pt;height:42pt" o:ole="">
            <v:imagedata r:id="rId207" o:title=""/>
          </v:shape>
          <o:OLEObject Type="Embed" ProgID="Equation.DSMT4" ShapeID="_x0000_i1117" DrawAspect="Content" ObjectID="_1670451269" r:id="rId208"/>
        </w:object>
      </w:r>
    </w:p>
    <w:p w14:paraId="007AA17A" w14:textId="4565CE12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AC3FF3" w:rsidRPr="00541045">
        <w:t>(</w:t>
      </w:r>
      <w:r w:rsidR="00AC3FF3">
        <w:rPr>
          <w:noProof/>
        </w:rPr>
        <w:t>16</w:t>
      </w:r>
      <w:r w:rsidR="00AC3FF3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18" type="#_x0000_t75" style="width:22pt;height:22pt" o:ole="">
            <v:imagedata r:id="rId209" o:title=""/>
          </v:shape>
          <o:OLEObject Type="Embed" ProgID="Equation.DSMT4" ShapeID="_x0000_i1118" DrawAspect="Content" ObjectID="_1670451270" r:id="rId210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6F563D21" w:rsidR="00D50F85" w:rsidRDefault="001408EC" w:rsidP="00D50F85">
      <w:r w:rsidRPr="00BE19FA">
        <w:rPr>
          <w:position w:val="-32"/>
        </w:rPr>
        <w:object w:dxaOrig="4080" w:dyaOrig="760" w14:anchorId="0941ABB9">
          <v:shape id="_x0000_i1119" type="#_x0000_t75" style="width:255.35pt;height:49.35pt" o:ole="">
            <v:imagedata r:id="rId211" o:title=""/>
          </v:shape>
          <o:OLEObject Type="Embed" ProgID="Equation.DSMT4" ShapeID="_x0000_i1119" DrawAspect="Content" ObjectID="_1670451271" r:id="rId212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AC3FF3">
        <w:t>(</w:t>
      </w:r>
      <w:r w:rsidR="00AC3FF3">
        <w:rPr>
          <w:noProof/>
        </w:rPr>
        <w:t>17</w:t>
      </w:r>
      <w:r w:rsidR="00AC3FF3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AC3FF3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AC3FF3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1"/>
        <w:gridCol w:w="1228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120" type="#_x0000_t75" style="width:410pt;height:52pt" o:ole="">
                  <v:imagedata r:id="rId213" o:title=""/>
                </v:shape>
                <o:OLEObject Type="Embed" ProgID="Equation.DSMT4" ShapeID="_x0000_i1120" DrawAspect="Content" ObjectID="_1670451272" r:id="rId214"/>
              </w:object>
            </w:r>
          </w:p>
        </w:tc>
        <w:tc>
          <w:tcPr>
            <w:tcW w:w="4219" w:type="dxa"/>
          </w:tcPr>
          <w:p w14:paraId="360EFB35" w14:textId="5E4AB9B2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121" type="#_x0000_t75" style="width:92.65pt;height:36pt" o:ole="">
            <v:imagedata r:id="rId215" o:title=""/>
          </v:shape>
          <o:OLEObject Type="Embed" ProgID="Equation.DSMT4" ShapeID="_x0000_i1121" DrawAspect="Content" ObjectID="_1670451273" r:id="rId216"/>
        </w:object>
      </w:r>
      <w:r w:rsidR="00D50F85">
        <w:t>.</w:t>
      </w:r>
    </w:p>
    <w:p w14:paraId="43ACC04E" w14:textId="5D92FA8E" w:rsidR="009F67A7" w:rsidRDefault="009F67A7" w:rsidP="009F67A7">
      <w:pPr>
        <w:ind w:firstLine="708"/>
      </w:pPr>
      <w:r>
        <w:t>П</w:t>
      </w:r>
      <w:r>
        <w:t>ровери</w:t>
      </w:r>
      <w:r>
        <w:t>м</w:t>
      </w:r>
      <w:r>
        <w:t xml:space="preserve"> устойчивость внутреннего контура скорости</w:t>
      </w:r>
      <w:r w:rsidR="0083385F">
        <w:t xml:space="preserve"> с нелинейностью типа "насыщение" и без неё.</w:t>
      </w:r>
      <w:r>
        <w:t xml:space="preserve"> </w:t>
      </w:r>
      <w:r w:rsidR="0083385F">
        <w:t>С</w:t>
      </w:r>
      <w:r>
        <w:t>труктурная схема представлена на рисунке</w:t>
      </w:r>
      <w:r>
        <w:t xml:space="preserve"> </w:t>
      </w:r>
      <w:r w:rsidR="00367EC2">
        <w:fldChar w:fldCharType="begin"/>
      </w:r>
      <w:r w:rsidR="00367EC2">
        <w:instrText xml:space="preserve"> REF _Ref59827695 \h </w:instrText>
      </w:r>
      <w:r w:rsidR="00367EC2">
        <w:instrText xml:space="preserve"> \* MERGEFORMAT </w:instrText>
      </w:r>
      <w:r w:rsidR="00367EC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14</w:t>
      </w:r>
      <w:r w:rsidR="00367EC2">
        <w:fldChar w:fldCharType="end"/>
      </w:r>
      <w:r>
        <w:t>. Наихудшим с точки зрения устойчивости является случай 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466CC86B" w:rsidR="00DE3ED5" w:rsidRDefault="00C66EA6" w:rsidP="00C66EA6">
      <w:pPr>
        <w:jc w:val="center"/>
      </w:pPr>
      <w:r>
        <w:rPr>
          <w:noProof/>
        </w:rPr>
        <w:drawing>
          <wp:inline distT="0" distB="0" distL="0" distR="0" wp14:anchorId="15318A7C" wp14:editId="42A06D94">
            <wp:extent cx="5135526" cy="364699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56" cy="364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907B" w14:textId="21C82770" w:rsidR="00C66EA6" w:rsidRPr="0083385F" w:rsidRDefault="0083385F" w:rsidP="0083385F">
      <w:pPr>
        <w:pStyle w:val="a4"/>
        <w:rPr>
          <w:lang w:val="ru-RU"/>
        </w:rPr>
      </w:pPr>
      <w:bookmarkStart w:id="161" w:name="_Ref59827695"/>
      <w:r w:rsidRPr="00367EC2">
        <w:rPr>
          <w:lang w:val="ru-RU"/>
        </w:rPr>
        <w:lastRenderedPageBreak/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14</w:t>
      </w:r>
      <w:r>
        <w:fldChar w:fldCharType="end"/>
      </w:r>
      <w:bookmarkEnd w:id="161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38EFCD40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</w:instrText>
      </w:r>
      <w:r w:rsidR="00D7569D">
        <w:instrText xml:space="preserve"> \* MERGEFORMAT </w:instrText>
      </w:r>
      <w:r w:rsidR="00D7569D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15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6F2B9A09" w:rsidR="0053404B" w:rsidRPr="00495DFA" w:rsidRDefault="00495DFA" w:rsidP="00495DFA">
      <w:pPr>
        <w:pStyle w:val="a4"/>
        <w:rPr>
          <w:lang w:val="ru-RU"/>
        </w:rPr>
      </w:pPr>
      <w:bookmarkStart w:id="162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15</w:t>
      </w:r>
      <w:r>
        <w:fldChar w:fldCharType="end"/>
      </w:r>
      <w:bookmarkEnd w:id="162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7A225491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AC3FF3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122" type="#_x0000_t75" style="width:345.35pt;height:42.65pt" o:ole="">
                  <v:imagedata r:id="rId219" o:title=""/>
                </v:shape>
                <o:OLEObject Type="Embed" ProgID="Equation.DSMT4" ShapeID="_x0000_i1122" DrawAspect="Content" ObjectID="_1670451274" r:id="rId220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35B9D8AB" w:rsidR="00D50F85" w:rsidRDefault="00D50F85" w:rsidP="00A536ED">
            <w:pPr>
              <w:pStyle w:val="a4"/>
            </w:pPr>
            <w:bookmarkStart w:id="163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163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123" type="#_x0000_t75" style="width:90.65pt;height:22pt" o:ole="">
            <v:imagedata r:id="rId221" o:title=""/>
          </v:shape>
          <o:OLEObject Type="Embed" ProgID="Equation.DSMT4" ShapeID="_x0000_i1123" DrawAspect="Content" ObjectID="_1670451275" r:id="rId222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124" type="#_x0000_t75" style="width:197.35pt;height:81.35pt" o:ole="">
                  <v:imagedata r:id="rId223" o:title=""/>
                </v:shape>
                <o:OLEObject Type="Embed" ProgID="Equation.DSMT4" ShapeID="_x0000_i1124" DrawAspect="Content" ObjectID="_1670451276" r:id="rId224"/>
              </w:object>
            </w:r>
          </w:p>
        </w:tc>
        <w:tc>
          <w:tcPr>
            <w:tcW w:w="1979" w:type="dxa"/>
          </w:tcPr>
          <w:p w14:paraId="35A1B361" w14:textId="22511E17" w:rsidR="00D50F85" w:rsidRDefault="00D50F85" w:rsidP="003573E1">
            <w:pPr>
              <w:pStyle w:val="a4"/>
              <w:jc w:val="right"/>
            </w:pPr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7E00B69E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125" type="#_x0000_t75" style="width:34.65pt;height:21.35pt" o:ole="">
            <v:imagedata r:id="rId225" o:title=""/>
          </v:shape>
          <o:OLEObject Type="Embed" ProgID="Equation.DSMT4" ShapeID="_x0000_i1125" DrawAspect="Content" ObjectID="_1670451277" r:id="rId226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AC3FF3">
        <w:t>(</w:t>
      </w:r>
      <w:r w:rsidR="00AC3FF3">
        <w:rPr>
          <w:noProof/>
        </w:rPr>
        <w:t>19</w:t>
      </w:r>
      <w:r w:rsidR="00AC3FF3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AC3FF3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6" type="#_x0000_t75" style="width:29.35pt;height:22pt" o:ole="">
            <v:imagedata r:id="rId227" o:title=""/>
          </v:shape>
          <o:OLEObject Type="Embed" ProgID="Equation.DSMT4" ShapeID="_x0000_i1126" DrawAspect="Content" ObjectID="_1670451278" r:id="rId228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7" type="#_x0000_t75" style="width:29.35pt;height:14pt" o:ole="">
            <v:imagedata r:id="rId229" o:title=""/>
          </v:shape>
          <o:OLEObject Type="Embed" ProgID="Equation.DSMT4" ShapeID="_x0000_i1127" DrawAspect="Content" ObjectID="_1670451279" r:id="rId230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0DDCF1BE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AC3FF3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AC3FF3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AC3FF3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28" type="#_x0000_t75" style="width:173.35pt;height:42.65pt" o:ole="">
            <v:imagedata r:id="rId231" o:title=""/>
          </v:shape>
          <o:OLEObject Type="Embed" ProgID="Equation.DSMT4" ShapeID="_x0000_i1128" DrawAspect="Content" ObjectID="_1670451280" r:id="rId232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129" type="#_x0000_t75" style="width:338.65pt;height:50pt" o:ole="">
            <v:imagedata r:id="rId233" o:title=""/>
          </v:shape>
          <o:OLEObject Type="Embed" ProgID="Equation.DSMT4" ShapeID="_x0000_i1129" DrawAspect="Content" ObjectID="_1670451281" r:id="rId234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002D01FD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</w:instrText>
      </w:r>
      <w:r w:rsidR="00065D46">
        <w:instrText xml:space="preserve"> \* MERGEFORMAT </w:instrText>
      </w:r>
      <w:r w:rsidR="00065D46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16</w:t>
      </w:r>
      <w:r w:rsidR="00065D46">
        <w:fldChar w:fldCharType="end"/>
      </w:r>
      <w:r>
        <w:t>.</w:t>
      </w:r>
    </w:p>
    <w:p w14:paraId="113EE88C" w14:textId="0B2727A9" w:rsidR="00A439BA" w:rsidRDefault="007E43EC" w:rsidP="00D50F85">
      <w:r>
        <w:rPr>
          <w:noProof/>
        </w:rPr>
        <w:lastRenderedPageBreak/>
        <w:drawing>
          <wp:inline distT="0" distB="0" distL="0" distR="0" wp14:anchorId="3094DF5C" wp14:editId="06522170">
            <wp:extent cx="5934075" cy="33032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7F46B763" w:rsidR="007E43EC" w:rsidRDefault="009B3B80" w:rsidP="009B3B80">
      <w:pPr>
        <w:pStyle w:val="a4"/>
        <w:rPr>
          <w:lang w:val="ru-RU"/>
        </w:rPr>
      </w:pPr>
      <w:bookmarkStart w:id="164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16</w:t>
      </w:r>
      <w:r>
        <w:fldChar w:fldCharType="end"/>
      </w:r>
      <w:bookmarkEnd w:id="164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10362284" w:rsidR="002C726A" w:rsidRDefault="00712638" w:rsidP="00D9517E">
      <w:pPr>
        <w:ind w:firstLine="709"/>
      </w:pPr>
      <w:r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</w:instrText>
      </w:r>
      <w:r w:rsidR="002C726A">
        <w:instrText xml:space="preserve"> \* MERGEFORMAT </w:instrText>
      </w:r>
      <w:r w:rsidR="002C726A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17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устойчива, а время переходного процесса </w:t>
      </w:r>
      <w:r w:rsidR="003F3E40">
        <w:t xml:space="preserve">с учётом влияния нелинейности движителей </w:t>
      </w:r>
      <w:r>
        <w:t>составляет приблизительно 5,5 с.</w:t>
      </w:r>
    </w:p>
    <w:p w14:paraId="7842C32F" w14:textId="303DCDD1" w:rsidR="00773A73" w:rsidRDefault="009D3761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4CBFB7DA" wp14:editId="444C1B5B">
            <wp:extent cx="5935345" cy="3065145"/>
            <wp:effectExtent l="0" t="0" r="825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39970D63" w:rsidR="009D3761" w:rsidRPr="00D9517E" w:rsidRDefault="007E4CE4" w:rsidP="007E4CE4">
      <w:pPr>
        <w:pStyle w:val="a4"/>
        <w:rPr>
          <w:lang w:val="ru-RU"/>
        </w:rPr>
      </w:pPr>
      <w:bookmarkStart w:id="165" w:name="_Ref59829574"/>
      <w:r w:rsidRPr="00D9517E">
        <w:rPr>
          <w:lang w:val="ru-RU"/>
        </w:rPr>
        <w:lastRenderedPageBreak/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17</w:t>
      </w:r>
      <w:r>
        <w:fldChar w:fldCharType="end"/>
      </w:r>
      <w:bookmarkEnd w:id="165"/>
      <w:r w:rsidRPr="00D9517E">
        <w:rPr>
          <w:lang w:val="ru-RU"/>
        </w:rPr>
        <w:t xml:space="preserve"> – </w:t>
      </w:r>
      <w:r w:rsidR="00D9517E">
        <w:rPr>
          <w:lang w:val="ru-RU"/>
        </w:rPr>
        <w:t xml:space="preserve">Переходные процессы синтезированного контура марша </w:t>
      </w:r>
    </w:p>
    <w:p w14:paraId="45EA5B78" w14:textId="354DE582" w:rsidR="00D50F85" w:rsidRDefault="00D50F85" w:rsidP="00D50F85">
      <w:pPr>
        <w:rPr>
          <w:lang w:eastAsia="zh-CN" w:bidi="en-US"/>
        </w:rPr>
      </w:pPr>
    </w:p>
    <w:p w14:paraId="643238A4" w14:textId="01F04FFC" w:rsidR="00C71063" w:rsidRDefault="00C71063" w:rsidP="00C71063">
      <w:pPr>
        <w:pStyle w:val="2"/>
        <w:rPr>
          <w:lang w:val="ru-RU"/>
        </w:rPr>
      </w:pPr>
      <w:bookmarkStart w:id="166" w:name="_Toc59830521"/>
      <w:r>
        <w:rPr>
          <w:lang w:val="ru-RU"/>
        </w:rPr>
        <w:t>4</w:t>
      </w:r>
      <w:r>
        <w:t xml:space="preserve">.1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166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20046043" w14:textId="77777777" w:rsidR="001D79B0" w:rsidRPr="00197A8F" w:rsidRDefault="001D79B0" w:rsidP="001D79B0">
      <w:pPr>
        <w:ind w:firstLine="708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>
        <w:t>. 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2068" type="#_x0000_t75" style="width:400pt;height:86.65pt" o:ole="">
            <v:imagedata r:id="rId237" o:title=""/>
          </v:shape>
          <o:OLEObject Type="Embed" ProgID="Equation.DSMT4" ShapeID="_x0000_i2068" DrawAspect="Content" ObjectID="_1670451282" r:id="rId238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2070" type="#_x0000_t75" style="width:261.35pt;height:50.65pt" o:ole="">
            <v:imagedata r:id="rId239" o:title=""/>
          </v:shape>
          <o:OLEObject Type="Embed" ProgID="Equation.DSMT4" ShapeID="_x0000_i2070" DrawAspect="Content" ObjectID="_1670451283" r:id="rId240"/>
        </w:object>
      </w:r>
    </w:p>
    <w:p w14:paraId="4D987181" w14:textId="728F7151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13</w:t>
      </w:r>
      <w:r w:rsidR="00AC3FF3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14</w:t>
      </w:r>
      <w:r w:rsidR="00AC3FF3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2072" type="#_x0000_t75" style="width:498pt;height:50.65pt" o:ole="">
            <v:imagedata r:id="rId241" o:title=""/>
          </v:shape>
          <o:OLEObject Type="Embed" ProgID="Equation.DSMT4" ShapeID="_x0000_i2072" DrawAspect="Content" ObjectID="_1670451284" r:id="rId242"/>
        </w:object>
      </w:r>
      <w:r w:rsidR="007B3AD9" w:rsidRPr="00361B57">
        <w:rPr>
          <w:position w:val="-30"/>
        </w:rPr>
        <w:object w:dxaOrig="1920" w:dyaOrig="680" w14:anchorId="29C5B468">
          <v:shape id="_x0000_i1561" type="#_x0000_t75" style="width:167.35pt;height:48.65pt" o:ole="">
            <v:imagedata r:id="rId243" o:title=""/>
          </v:shape>
          <o:OLEObject Type="Embed" ProgID="Equation.DSMT4" ShapeID="_x0000_i1561" DrawAspect="Content" ObjectID="_1670451285" r:id="rId244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2081" type="#_x0000_t75" style="width:394.65pt;height:123.35pt" o:ole="">
            <v:imagedata r:id="rId245" o:title=""/>
          </v:shape>
          <o:OLEObject Type="Embed" ProgID="Equation.DSMT4" ShapeID="_x0000_i2081" DrawAspect="Content" ObjectID="_1670451286" r:id="rId246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563" type="#_x0000_t75" style="width:14.65pt;height:21.35pt" o:ole="">
            <v:imagedata r:id="rId247" o:title=""/>
          </v:shape>
          <o:OLEObject Type="Embed" ProgID="Equation.DSMT4" ShapeID="_x0000_i1563" DrawAspect="Content" ObjectID="_1670451287" r:id="rId248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2079" type="#_x0000_t75" style="width:446.65pt;height:50.65pt" o:ole="">
            <v:imagedata r:id="rId249" o:title=""/>
          </v:shape>
          <o:OLEObject Type="Embed" ProgID="Equation.DSMT4" ShapeID="_x0000_i2079" DrawAspect="Content" ObjectID="_1670451288" r:id="rId250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565" type="#_x0000_t75" style="width:21.35pt;height:21.35pt" o:ole="">
            <v:imagedata r:id="rId251" o:title=""/>
          </v:shape>
          <o:OLEObject Type="Embed" ProgID="Equation.DSMT4" ShapeID="_x0000_i1565" DrawAspect="Content" ObjectID="_1670451289" r:id="rId252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566" type="#_x0000_t75" style="width:259.35pt;height:50.65pt" o:ole="">
            <v:imagedata r:id="rId253" o:title=""/>
          </v:shape>
          <o:OLEObject Type="Embed" ProgID="Equation.DSMT4" ShapeID="_x0000_i1566" DrawAspect="Content" ObjectID="_1670451290" r:id="rId254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2091" type="#_x0000_t75" style="width:254.65pt;height:43.35pt" o:ole="">
            <v:imagedata r:id="rId255" o:title=""/>
          </v:shape>
          <o:OLEObject Type="Embed" ProgID="Equation.DSMT4" ShapeID="_x0000_i2091" DrawAspect="Content" ObjectID="_1670451291" r:id="rId256"/>
        </w:object>
      </w:r>
    </w:p>
    <w:p w14:paraId="76B277A9" w14:textId="77777777" w:rsidR="001D79B0" w:rsidRPr="00197A8F" w:rsidRDefault="001D79B0" w:rsidP="001D79B0">
      <w:r>
        <w:t>После подстановки всех известных параметров получим</w:t>
      </w:r>
    </w:p>
    <w:p w14:paraId="37A587C7" w14:textId="139D842E" w:rsidR="001D79B0" w:rsidRDefault="0024653B" w:rsidP="001D79B0">
      <w:r w:rsidRPr="00580F60">
        <w:rPr>
          <w:position w:val="-28"/>
        </w:rPr>
        <w:object w:dxaOrig="1980" w:dyaOrig="660" w14:anchorId="1B8F822F">
          <v:shape id="_x0000_i2096" type="#_x0000_t75" style="width:122pt;height:43.35pt" o:ole="">
            <v:imagedata r:id="rId257" o:title=""/>
          </v:shape>
          <o:OLEObject Type="Embed" ProgID="Equation.DSMT4" ShapeID="_x0000_i2096" DrawAspect="Content" ObjectID="_1670451292" r:id="rId258"/>
        </w:object>
      </w:r>
    </w:p>
    <w:p w14:paraId="1CE48D03" w14:textId="07027DB1" w:rsidR="005758BD" w:rsidRDefault="005758BD" w:rsidP="001D79B0"/>
    <w:p w14:paraId="059C9B5D" w14:textId="70F232F2" w:rsidR="005758BD" w:rsidRDefault="00132981" w:rsidP="00132981">
      <w:pPr>
        <w:jc w:val="center"/>
      </w:pPr>
      <w:r>
        <w:rPr>
          <w:noProof/>
        </w:rPr>
        <w:drawing>
          <wp:inline distT="0" distB="0" distL="0" distR="0" wp14:anchorId="71FD25D6" wp14:editId="24F95224">
            <wp:extent cx="5060546" cy="2962087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80" cy="29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2E65149B" w:rsidR="000A4D8A" w:rsidRPr="001711A8" w:rsidRDefault="002D5568" w:rsidP="002D5568">
      <w:pPr>
        <w:pStyle w:val="a4"/>
      </w:pPr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Pr="002D5568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Внутренний контур скорости канала курса</w:t>
      </w:r>
    </w:p>
    <w:p w14:paraId="6939A01E" w14:textId="77777777" w:rsidR="00132981" w:rsidRDefault="00132981" w:rsidP="001D79B0"/>
    <w:p w14:paraId="6456C105" w14:textId="77777777" w:rsidR="001D79B0" w:rsidRPr="000770AB" w:rsidRDefault="001D79B0" w:rsidP="001D79B0">
      <w:pPr>
        <w:ind w:firstLine="708"/>
      </w:pPr>
      <w:r>
        <w:t xml:space="preserve">Для определения коэффициента в прямой ветви по положению также, как и в предыдущем случае, воспользуемся частотным методом синтеза. Для </w:t>
      </w:r>
      <w:r>
        <w:lastRenderedPageBreak/>
        <w:t>этого составим передаточную функцию контура положения при повороте по курсу.</w:t>
      </w:r>
    </w:p>
    <w:p w14:paraId="6F37D3F3" w14:textId="77777777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569" type="#_x0000_t75" style="width:280.65pt;height:86.65pt" o:ole="">
            <v:imagedata r:id="rId260" o:title=""/>
          </v:shape>
          <o:OLEObject Type="Embed" ProgID="Equation.DSMT4" ShapeID="_x0000_i1569" DrawAspect="Content" ObjectID="_1670451293" r:id="rId261"/>
        </w:object>
      </w:r>
      <w:r w:rsidRPr="004346EA">
        <w:rPr>
          <w:position w:val="-34"/>
        </w:rPr>
        <w:object w:dxaOrig="4780" w:dyaOrig="800" w14:anchorId="78399C13">
          <v:shape id="_x0000_i1570" type="#_x0000_t75" style="width:266.65pt;height:50.65pt" o:ole="">
            <v:imagedata r:id="rId262" o:title=""/>
          </v:shape>
          <o:OLEObject Type="Embed" ProgID="Equation.DSMT4" ShapeID="_x0000_i1570" DrawAspect="Content" ObjectID="_1670451294" r:id="rId263"/>
        </w:object>
      </w:r>
      <w:r w:rsidRPr="003F4916">
        <w:t xml:space="preserve">                                                                                     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571" type="#_x0000_t75" style="width:165.35pt;height:36pt" o:ole="">
            <v:imagedata r:id="rId264" o:title=""/>
          </v:shape>
          <o:OLEObject Type="Embed" ProgID="Equation.DSMT4" ShapeID="_x0000_i1571" DrawAspect="Content" ObjectID="_1670451295" r:id="rId265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5213E2">
        <w:tc>
          <w:tcPr>
            <w:tcW w:w="8781" w:type="dxa"/>
            <w:vAlign w:val="center"/>
          </w:tcPr>
          <w:p w14:paraId="7F006C08" w14:textId="1B844DF0" w:rsidR="001D79B0" w:rsidRDefault="001711A8" w:rsidP="005213E2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2100" type="#_x0000_t75" style="width:397.35pt;height:43.35pt" o:ole="">
                  <v:imagedata r:id="rId266" o:title=""/>
                </v:shape>
                <o:OLEObject Type="Embed" ProgID="Equation.DSMT4" ShapeID="_x0000_i2100" DrawAspect="Content" ObjectID="_1670451296" r:id="rId267"/>
              </w:object>
            </w:r>
          </w:p>
        </w:tc>
        <w:tc>
          <w:tcPr>
            <w:tcW w:w="717" w:type="dxa"/>
            <w:vAlign w:val="center"/>
          </w:tcPr>
          <w:p w14:paraId="4E3D6106" w14:textId="3F57617D" w:rsidR="001D79B0" w:rsidRDefault="001D79B0" w:rsidP="005213E2">
            <w:pPr>
              <w:pStyle w:val="a4"/>
            </w:pPr>
            <w:bookmarkStart w:id="167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AC3FF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67"/>
          </w:p>
        </w:tc>
      </w:tr>
    </w:tbl>
    <w:p w14:paraId="45E5BB9C" w14:textId="1549924A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</w:p>
    <w:p w14:paraId="086A76C9" w14:textId="77777777" w:rsidR="00C71063" w:rsidRPr="00D50F85" w:rsidRDefault="00C71063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168" w:name="_Toc11630679"/>
      <w:bookmarkStart w:id="169" w:name="_Toc59830522"/>
      <w:r w:rsidRPr="00C21FEA">
        <w:rPr>
          <w:lang w:val="ru-RU"/>
        </w:rPr>
        <w:lastRenderedPageBreak/>
        <w:t>СПИСОК ИСПОЛЬЗОВАННЫХ ИСТОЧНИКОВ</w:t>
      </w:r>
      <w:bookmarkEnd w:id="168"/>
      <w:bookmarkEnd w:id="169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170" w:name="_Ref59369393"/>
      <w:bookmarkStart w:id="171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170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172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171"/>
      <w:bookmarkEnd w:id="172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173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173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174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174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175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175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176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176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177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177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178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178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68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C4EA6" w14:textId="77777777" w:rsidR="00D66C06" w:rsidRDefault="00D66C06" w:rsidP="0010372D">
      <w:pPr>
        <w:spacing w:after="0" w:line="240" w:lineRule="auto"/>
      </w:pPr>
      <w:r>
        <w:separator/>
      </w:r>
    </w:p>
  </w:endnote>
  <w:endnote w:type="continuationSeparator" w:id="0">
    <w:p w14:paraId="31EA4C19" w14:textId="77777777" w:rsidR="00D66C06" w:rsidRDefault="00D66C06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9FAAF" w14:textId="77777777" w:rsidR="00D66C06" w:rsidRDefault="00D66C06" w:rsidP="0010372D">
      <w:pPr>
        <w:spacing w:after="0" w:line="240" w:lineRule="auto"/>
      </w:pPr>
      <w:r>
        <w:separator/>
      </w:r>
    </w:p>
  </w:footnote>
  <w:footnote w:type="continuationSeparator" w:id="0">
    <w:p w14:paraId="4ABDA93F" w14:textId="77777777" w:rsidR="00D66C06" w:rsidRDefault="00D66C06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2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p">
    <w15:presenceInfo w15:providerId="None" w15:userId="hp"/>
  </w15:person>
  <w15:person w15:author="Eugene">
    <w15:presenceInfo w15:providerId="None" w15:userId="Euge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0BDC"/>
    <w:rsid w:val="00011180"/>
    <w:rsid w:val="00032A37"/>
    <w:rsid w:val="000377F7"/>
    <w:rsid w:val="000451A0"/>
    <w:rsid w:val="00047B21"/>
    <w:rsid w:val="00050AB8"/>
    <w:rsid w:val="0005244E"/>
    <w:rsid w:val="0005575F"/>
    <w:rsid w:val="00065D46"/>
    <w:rsid w:val="0006611F"/>
    <w:rsid w:val="00074988"/>
    <w:rsid w:val="0008180F"/>
    <w:rsid w:val="00082B49"/>
    <w:rsid w:val="000918A9"/>
    <w:rsid w:val="00092160"/>
    <w:rsid w:val="000A1821"/>
    <w:rsid w:val="000A4B15"/>
    <w:rsid w:val="000A4D8A"/>
    <w:rsid w:val="000A6A5A"/>
    <w:rsid w:val="000B48A7"/>
    <w:rsid w:val="000C4469"/>
    <w:rsid w:val="000C60F9"/>
    <w:rsid w:val="000C7157"/>
    <w:rsid w:val="000D2BB8"/>
    <w:rsid w:val="000D3F6B"/>
    <w:rsid w:val="000D4AC9"/>
    <w:rsid w:val="000D56E4"/>
    <w:rsid w:val="000E0468"/>
    <w:rsid w:val="0010372D"/>
    <w:rsid w:val="001077C5"/>
    <w:rsid w:val="001119F8"/>
    <w:rsid w:val="00123AE7"/>
    <w:rsid w:val="001314BD"/>
    <w:rsid w:val="00132981"/>
    <w:rsid w:val="001408EC"/>
    <w:rsid w:val="00153B38"/>
    <w:rsid w:val="00164161"/>
    <w:rsid w:val="00165B58"/>
    <w:rsid w:val="001711A8"/>
    <w:rsid w:val="001724BF"/>
    <w:rsid w:val="00172DF5"/>
    <w:rsid w:val="001915D7"/>
    <w:rsid w:val="00192757"/>
    <w:rsid w:val="001937D2"/>
    <w:rsid w:val="00195E4D"/>
    <w:rsid w:val="001A66DF"/>
    <w:rsid w:val="001A6AE2"/>
    <w:rsid w:val="001A705F"/>
    <w:rsid w:val="001B29C5"/>
    <w:rsid w:val="001C07E2"/>
    <w:rsid w:val="001D540B"/>
    <w:rsid w:val="001D6228"/>
    <w:rsid w:val="001D79B0"/>
    <w:rsid w:val="001D7F65"/>
    <w:rsid w:val="001F0FB6"/>
    <w:rsid w:val="001F75E4"/>
    <w:rsid w:val="00200873"/>
    <w:rsid w:val="00210BAA"/>
    <w:rsid w:val="002148E3"/>
    <w:rsid w:val="00216A0B"/>
    <w:rsid w:val="00227FB4"/>
    <w:rsid w:val="00230252"/>
    <w:rsid w:val="00230FE4"/>
    <w:rsid w:val="00236D5A"/>
    <w:rsid w:val="0024653B"/>
    <w:rsid w:val="00251E49"/>
    <w:rsid w:val="00252ACF"/>
    <w:rsid w:val="00264276"/>
    <w:rsid w:val="00277AE2"/>
    <w:rsid w:val="00286584"/>
    <w:rsid w:val="00286A3C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D443D"/>
    <w:rsid w:val="002D5568"/>
    <w:rsid w:val="002E3652"/>
    <w:rsid w:val="002E61CC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5138"/>
    <w:rsid w:val="00341813"/>
    <w:rsid w:val="0034575F"/>
    <w:rsid w:val="003573E1"/>
    <w:rsid w:val="00360C9F"/>
    <w:rsid w:val="0036341D"/>
    <w:rsid w:val="003653A4"/>
    <w:rsid w:val="00367550"/>
    <w:rsid w:val="00367EC2"/>
    <w:rsid w:val="00371F87"/>
    <w:rsid w:val="00372C08"/>
    <w:rsid w:val="0037701C"/>
    <w:rsid w:val="00382C9B"/>
    <w:rsid w:val="00382CD2"/>
    <w:rsid w:val="003900CA"/>
    <w:rsid w:val="003959DD"/>
    <w:rsid w:val="003969FE"/>
    <w:rsid w:val="003A1918"/>
    <w:rsid w:val="003B0721"/>
    <w:rsid w:val="003C5432"/>
    <w:rsid w:val="003E603C"/>
    <w:rsid w:val="003F2DF7"/>
    <w:rsid w:val="003F3E40"/>
    <w:rsid w:val="003F4A63"/>
    <w:rsid w:val="003F5917"/>
    <w:rsid w:val="003F6594"/>
    <w:rsid w:val="004049A9"/>
    <w:rsid w:val="004203E1"/>
    <w:rsid w:val="004233A3"/>
    <w:rsid w:val="00423695"/>
    <w:rsid w:val="004253FB"/>
    <w:rsid w:val="00425DD5"/>
    <w:rsid w:val="00426D0A"/>
    <w:rsid w:val="004358B3"/>
    <w:rsid w:val="004421E0"/>
    <w:rsid w:val="004464CA"/>
    <w:rsid w:val="00457B8D"/>
    <w:rsid w:val="0047084E"/>
    <w:rsid w:val="00471CA3"/>
    <w:rsid w:val="00481952"/>
    <w:rsid w:val="00487064"/>
    <w:rsid w:val="00492EDD"/>
    <w:rsid w:val="00495DFA"/>
    <w:rsid w:val="0049766D"/>
    <w:rsid w:val="004A6628"/>
    <w:rsid w:val="004B7CE8"/>
    <w:rsid w:val="004C1C00"/>
    <w:rsid w:val="004E4097"/>
    <w:rsid w:val="004E6ADA"/>
    <w:rsid w:val="004F262A"/>
    <w:rsid w:val="004F50C0"/>
    <w:rsid w:val="004F7AB9"/>
    <w:rsid w:val="00501F9C"/>
    <w:rsid w:val="00506F45"/>
    <w:rsid w:val="005118BB"/>
    <w:rsid w:val="00525F4F"/>
    <w:rsid w:val="0053404B"/>
    <w:rsid w:val="0053432F"/>
    <w:rsid w:val="00534E4D"/>
    <w:rsid w:val="0054247B"/>
    <w:rsid w:val="00547967"/>
    <w:rsid w:val="00554C88"/>
    <w:rsid w:val="005550DF"/>
    <w:rsid w:val="00574D0D"/>
    <w:rsid w:val="005758BD"/>
    <w:rsid w:val="00576658"/>
    <w:rsid w:val="00582947"/>
    <w:rsid w:val="00582A2E"/>
    <w:rsid w:val="0058387B"/>
    <w:rsid w:val="00583943"/>
    <w:rsid w:val="00592D52"/>
    <w:rsid w:val="005965C8"/>
    <w:rsid w:val="005B39E9"/>
    <w:rsid w:val="005D313B"/>
    <w:rsid w:val="005E0E00"/>
    <w:rsid w:val="005E3776"/>
    <w:rsid w:val="005E6CFC"/>
    <w:rsid w:val="005F1EEF"/>
    <w:rsid w:val="005F2ABB"/>
    <w:rsid w:val="005F3074"/>
    <w:rsid w:val="005F3079"/>
    <w:rsid w:val="005F5C70"/>
    <w:rsid w:val="005F66E3"/>
    <w:rsid w:val="00602E87"/>
    <w:rsid w:val="00603030"/>
    <w:rsid w:val="00615079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62201"/>
    <w:rsid w:val="00674B83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3789"/>
    <w:rsid w:val="00736F50"/>
    <w:rsid w:val="00753079"/>
    <w:rsid w:val="00773A73"/>
    <w:rsid w:val="0078243C"/>
    <w:rsid w:val="00790374"/>
    <w:rsid w:val="00791D0E"/>
    <w:rsid w:val="007B3AD9"/>
    <w:rsid w:val="007C114F"/>
    <w:rsid w:val="007C6636"/>
    <w:rsid w:val="007C7BC6"/>
    <w:rsid w:val="007D0B76"/>
    <w:rsid w:val="007D3D9E"/>
    <w:rsid w:val="007D5991"/>
    <w:rsid w:val="007E2BF9"/>
    <w:rsid w:val="007E43EC"/>
    <w:rsid w:val="007E4CE4"/>
    <w:rsid w:val="007F21D5"/>
    <w:rsid w:val="007F58CC"/>
    <w:rsid w:val="00807335"/>
    <w:rsid w:val="00814DAB"/>
    <w:rsid w:val="00815D35"/>
    <w:rsid w:val="00817094"/>
    <w:rsid w:val="008246AB"/>
    <w:rsid w:val="00832FC0"/>
    <w:rsid w:val="0083385F"/>
    <w:rsid w:val="00851C05"/>
    <w:rsid w:val="0085224E"/>
    <w:rsid w:val="00864B2A"/>
    <w:rsid w:val="00867296"/>
    <w:rsid w:val="00872325"/>
    <w:rsid w:val="00874A9D"/>
    <w:rsid w:val="008810C9"/>
    <w:rsid w:val="00890134"/>
    <w:rsid w:val="008A06CF"/>
    <w:rsid w:val="008A335E"/>
    <w:rsid w:val="008A3E34"/>
    <w:rsid w:val="008A79F3"/>
    <w:rsid w:val="008B0F89"/>
    <w:rsid w:val="008C1823"/>
    <w:rsid w:val="008C60AB"/>
    <w:rsid w:val="008D6C91"/>
    <w:rsid w:val="008D74FC"/>
    <w:rsid w:val="008E1F1F"/>
    <w:rsid w:val="008F41C8"/>
    <w:rsid w:val="008F7294"/>
    <w:rsid w:val="009010B3"/>
    <w:rsid w:val="009044DB"/>
    <w:rsid w:val="00904DD6"/>
    <w:rsid w:val="009103B4"/>
    <w:rsid w:val="0091164C"/>
    <w:rsid w:val="00930068"/>
    <w:rsid w:val="0093264C"/>
    <w:rsid w:val="009340BB"/>
    <w:rsid w:val="00943638"/>
    <w:rsid w:val="009439D3"/>
    <w:rsid w:val="00944004"/>
    <w:rsid w:val="0095165E"/>
    <w:rsid w:val="00954AED"/>
    <w:rsid w:val="00956F82"/>
    <w:rsid w:val="009602EF"/>
    <w:rsid w:val="00975778"/>
    <w:rsid w:val="009763E4"/>
    <w:rsid w:val="00976EBB"/>
    <w:rsid w:val="0098183C"/>
    <w:rsid w:val="00990191"/>
    <w:rsid w:val="00994631"/>
    <w:rsid w:val="009949C4"/>
    <w:rsid w:val="009A560D"/>
    <w:rsid w:val="009B2EB5"/>
    <w:rsid w:val="009B3B80"/>
    <w:rsid w:val="009C0BDC"/>
    <w:rsid w:val="009C3035"/>
    <w:rsid w:val="009C423C"/>
    <w:rsid w:val="009D134E"/>
    <w:rsid w:val="009D3761"/>
    <w:rsid w:val="009E5397"/>
    <w:rsid w:val="009F67A7"/>
    <w:rsid w:val="00A00F3B"/>
    <w:rsid w:val="00A02142"/>
    <w:rsid w:val="00A060B1"/>
    <w:rsid w:val="00A116C7"/>
    <w:rsid w:val="00A3408C"/>
    <w:rsid w:val="00A36620"/>
    <w:rsid w:val="00A36A6E"/>
    <w:rsid w:val="00A42746"/>
    <w:rsid w:val="00A439BA"/>
    <w:rsid w:val="00A44A4A"/>
    <w:rsid w:val="00A503C7"/>
    <w:rsid w:val="00A50440"/>
    <w:rsid w:val="00A536ED"/>
    <w:rsid w:val="00A542B5"/>
    <w:rsid w:val="00A56F16"/>
    <w:rsid w:val="00A611D8"/>
    <w:rsid w:val="00A61900"/>
    <w:rsid w:val="00A6247B"/>
    <w:rsid w:val="00A64A62"/>
    <w:rsid w:val="00A66B60"/>
    <w:rsid w:val="00A815A7"/>
    <w:rsid w:val="00A81E66"/>
    <w:rsid w:val="00A82B07"/>
    <w:rsid w:val="00AA5BA9"/>
    <w:rsid w:val="00AB1F94"/>
    <w:rsid w:val="00AC3FF3"/>
    <w:rsid w:val="00AC421F"/>
    <w:rsid w:val="00AC43AC"/>
    <w:rsid w:val="00AC4D9C"/>
    <w:rsid w:val="00AE48D5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108BD"/>
    <w:rsid w:val="00B11BF9"/>
    <w:rsid w:val="00B12F8C"/>
    <w:rsid w:val="00B13976"/>
    <w:rsid w:val="00B226FD"/>
    <w:rsid w:val="00B266F3"/>
    <w:rsid w:val="00B3225F"/>
    <w:rsid w:val="00B614E9"/>
    <w:rsid w:val="00B61DD5"/>
    <w:rsid w:val="00B712A4"/>
    <w:rsid w:val="00B73700"/>
    <w:rsid w:val="00B764AD"/>
    <w:rsid w:val="00B77DDB"/>
    <w:rsid w:val="00B87A06"/>
    <w:rsid w:val="00B91AF6"/>
    <w:rsid w:val="00B94C77"/>
    <w:rsid w:val="00B977D0"/>
    <w:rsid w:val="00BB133E"/>
    <w:rsid w:val="00BB1B90"/>
    <w:rsid w:val="00BC20C3"/>
    <w:rsid w:val="00BC3397"/>
    <w:rsid w:val="00BC3B43"/>
    <w:rsid w:val="00BC6EBD"/>
    <w:rsid w:val="00BD2904"/>
    <w:rsid w:val="00BD3E82"/>
    <w:rsid w:val="00BE076B"/>
    <w:rsid w:val="00BE37E7"/>
    <w:rsid w:val="00BF7FF6"/>
    <w:rsid w:val="00C02A5B"/>
    <w:rsid w:val="00C039AB"/>
    <w:rsid w:val="00C07453"/>
    <w:rsid w:val="00C21FEA"/>
    <w:rsid w:val="00C24609"/>
    <w:rsid w:val="00C25391"/>
    <w:rsid w:val="00C25B5C"/>
    <w:rsid w:val="00C26733"/>
    <w:rsid w:val="00C323B0"/>
    <w:rsid w:val="00C37198"/>
    <w:rsid w:val="00C4167A"/>
    <w:rsid w:val="00C423E4"/>
    <w:rsid w:val="00C44760"/>
    <w:rsid w:val="00C47D53"/>
    <w:rsid w:val="00C54C07"/>
    <w:rsid w:val="00C55DC8"/>
    <w:rsid w:val="00C66EA6"/>
    <w:rsid w:val="00C708AF"/>
    <w:rsid w:val="00C71063"/>
    <w:rsid w:val="00C742F7"/>
    <w:rsid w:val="00C76FE2"/>
    <w:rsid w:val="00C778D3"/>
    <w:rsid w:val="00C90C9E"/>
    <w:rsid w:val="00C92C35"/>
    <w:rsid w:val="00C9556D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D012A0"/>
    <w:rsid w:val="00D01699"/>
    <w:rsid w:val="00D15BEF"/>
    <w:rsid w:val="00D17209"/>
    <w:rsid w:val="00D3237E"/>
    <w:rsid w:val="00D337D1"/>
    <w:rsid w:val="00D34674"/>
    <w:rsid w:val="00D40D2C"/>
    <w:rsid w:val="00D46B86"/>
    <w:rsid w:val="00D47AE4"/>
    <w:rsid w:val="00D50140"/>
    <w:rsid w:val="00D50F85"/>
    <w:rsid w:val="00D53ADE"/>
    <w:rsid w:val="00D55FC2"/>
    <w:rsid w:val="00D571F1"/>
    <w:rsid w:val="00D6011A"/>
    <w:rsid w:val="00D66C06"/>
    <w:rsid w:val="00D708A7"/>
    <w:rsid w:val="00D736C2"/>
    <w:rsid w:val="00D7569D"/>
    <w:rsid w:val="00D77E0A"/>
    <w:rsid w:val="00D80DA3"/>
    <w:rsid w:val="00D8399A"/>
    <w:rsid w:val="00D84B46"/>
    <w:rsid w:val="00D86DF7"/>
    <w:rsid w:val="00D87DA0"/>
    <w:rsid w:val="00D87E70"/>
    <w:rsid w:val="00D9203C"/>
    <w:rsid w:val="00D9517E"/>
    <w:rsid w:val="00D97785"/>
    <w:rsid w:val="00DB090F"/>
    <w:rsid w:val="00DB2F78"/>
    <w:rsid w:val="00DB3B1A"/>
    <w:rsid w:val="00DB490A"/>
    <w:rsid w:val="00DB7068"/>
    <w:rsid w:val="00DC18E3"/>
    <w:rsid w:val="00DD14F5"/>
    <w:rsid w:val="00DD4008"/>
    <w:rsid w:val="00DD744E"/>
    <w:rsid w:val="00DE0B7F"/>
    <w:rsid w:val="00DE3ED5"/>
    <w:rsid w:val="00DE6414"/>
    <w:rsid w:val="00DE69F9"/>
    <w:rsid w:val="00DE7063"/>
    <w:rsid w:val="00DF29CC"/>
    <w:rsid w:val="00DF3571"/>
    <w:rsid w:val="00DF463F"/>
    <w:rsid w:val="00DF76F2"/>
    <w:rsid w:val="00E016DD"/>
    <w:rsid w:val="00E0269E"/>
    <w:rsid w:val="00E10B04"/>
    <w:rsid w:val="00E11382"/>
    <w:rsid w:val="00E134FF"/>
    <w:rsid w:val="00E14876"/>
    <w:rsid w:val="00E16870"/>
    <w:rsid w:val="00E21F27"/>
    <w:rsid w:val="00E2303A"/>
    <w:rsid w:val="00E25A4F"/>
    <w:rsid w:val="00E25E84"/>
    <w:rsid w:val="00E27FAC"/>
    <w:rsid w:val="00E3644B"/>
    <w:rsid w:val="00E41AF4"/>
    <w:rsid w:val="00E479BE"/>
    <w:rsid w:val="00E56B1B"/>
    <w:rsid w:val="00E72D42"/>
    <w:rsid w:val="00E734A6"/>
    <w:rsid w:val="00E819B5"/>
    <w:rsid w:val="00E82FF0"/>
    <w:rsid w:val="00E8774E"/>
    <w:rsid w:val="00E9185A"/>
    <w:rsid w:val="00EA13A2"/>
    <w:rsid w:val="00EA195D"/>
    <w:rsid w:val="00EA35EF"/>
    <w:rsid w:val="00EA7DD4"/>
    <w:rsid w:val="00EC1217"/>
    <w:rsid w:val="00EC25DC"/>
    <w:rsid w:val="00EC3B95"/>
    <w:rsid w:val="00ED1D87"/>
    <w:rsid w:val="00ED4479"/>
    <w:rsid w:val="00ED4CED"/>
    <w:rsid w:val="00ED5122"/>
    <w:rsid w:val="00EF0C33"/>
    <w:rsid w:val="00EF1418"/>
    <w:rsid w:val="00F01A18"/>
    <w:rsid w:val="00F1355C"/>
    <w:rsid w:val="00F13E06"/>
    <w:rsid w:val="00F151A5"/>
    <w:rsid w:val="00F2668F"/>
    <w:rsid w:val="00F276C6"/>
    <w:rsid w:val="00F31B75"/>
    <w:rsid w:val="00F31F5F"/>
    <w:rsid w:val="00F40AD2"/>
    <w:rsid w:val="00F53531"/>
    <w:rsid w:val="00F55121"/>
    <w:rsid w:val="00F668D2"/>
    <w:rsid w:val="00F735B5"/>
    <w:rsid w:val="00F82CDB"/>
    <w:rsid w:val="00F932BE"/>
    <w:rsid w:val="00F95BE2"/>
    <w:rsid w:val="00FA0786"/>
    <w:rsid w:val="00FA46AB"/>
    <w:rsid w:val="00FA4BBE"/>
    <w:rsid w:val="00FC2CCE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08BD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9.wmf"/><Relationship Id="rId63" Type="http://schemas.openxmlformats.org/officeDocument/2006/relationships/oleObject" Target="embeddings/oleObject23.bin"/><Relationship Id="rId159" Type="http://schemas.openxmlformats.org/officeDocument/2006/relationships/image" Target="media/image82.png"/><Relationship Id="rId170" Type="http://schemas.openxmlformats.org/officeDocument/2006/relationships/image" Target="media/image88.png"/><Relationship Id="rId226" Type="http://schemas.openxmlformats.org/officeDocument/2006/relationships/oleObject" Target="embeddings/oleObject101.bin"/><Relationship Id="rId268" Type="http://schemas.openxmlformats.org/officeDocument/2006/relationships/footer" Target="footer1.xml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19.bin"/><Relationship Id="rId74" Type="http://schemas.openxmlformats.org/officeDocument/2006/relationships/oleObject" Target="embeddings/oleObject28.bin"/><Relationship Id="rId128" Type="http://schemas.openxmlformats.org/officeDocument/2006/relationships/oleObject" Target="embeddings/oleObject55.bin"/><Relationship Id="rId149" Type="http://schemas.openxmlformats.org/officeDocument/2006/relationships/oleObject" Target="embeddings/oleObject65.bin"/><Relationship Id="rId5" Type="http://schemas.openxmlformats.org/officeDocument/2006/relationships/webSettings" Target="webSettings.xml"/><Relationship Id="rId95" Type="http://schemas.openxmlformats.org/officeDocument/2006/relationships/image" Target="media/image50.wmf"/><Relationship Id="rId160" Type="http://schemas.openxmlformats.org/officeDocument/2006/relationships/image" Target="media/image83.wmf"/><Relationship Id="rId181" Type="http://schemas.openxmlformats.org/officeDocument/2006/relationships/oleObject" Target="embeddings/oleObject80.bin"/><Relationship Id="rId216" Type="http://schemas.openxmlformats.org/officeDocument/2006/relationships/oleObject" Target="embeddings/oleObject97.bin"/><Relationship Id="rId237" Type="http://schemas.openxmlformats.org/officeDocument/2006/relationships/image" Target="media/image125.wmf"/><Relationship Id="rId258" Type="http://schemas.openxmlformats.org/officeDocument/2006/relationships/oleObject" Target="embeddings/oleObject116.bin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image" Target="media/image34.wmf"/><Relationship Id="rId118" Type="http://schemas.openxmlformats.org/officeDocument/2006/relationships/oleObject" Target="embeddings/oleObject50.bin"/><Relationship Id="rId139" Type="http://schemas.openxmlformats.org/officeDocument/2006/relationships/image" Target="media/image72.wmf"/><Relationship Id="rId85" Type="http://schemas.openxmlformats.org/officeDocument/2006/relationships/image" Target="media/image45.wmf"/><Relationship Id="rId150" Type="http://schemas.openxmlformats.org/officeDocument/2006/relationships/image" Target="media/image78.wmf"/><Relationship Id="rId171" Type="http://schemas.openxmlformats.org/officeDocument/2006/relationships/image" Target="media/image89.wmf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227" Type="http://schemas.openxmlformats.org/officeDocument/2006/relationships/image" Target="media/image119.wmf"/><Relationship Id="rId248" Type="http://schemas.openxmlformats.org/officeDocument/2006/relationships/oleObject" Target="embeddings/oleObject111.bin"/><Relationship Id="rId269" Type="http://schemas.openxmlformats.org/officeDocument/2006/relationships/fontTable" Target="fontTable.xml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5.bin"/><Relationship Id="rId129" Type="http://schemas.openxmlformats.org/officeDocument/2006/relationships/image" Target="media/image67.wmf"/><Relationship Id="rId54" Type="http://schemas.openxmlformats.org/officeDocument/2006/relationships/image" Target="media/image28.wmf"/><Relationship Id="rId75" Type="http://schemas.openxmlformats.org/officeDocument/2006/relationships/image" Target="media/image40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1.bin"/><Relationship Id="rId161" Type="http://schemas.openxmlformats.org/officeDocument/2006/relationships/oleObject" Target="embeddings/oleObject71.bin"/><Relationship Id="rId182" Type="http://schemas.openxmlformats.org/officeDocument/2006/relationships/image" Target="media/image95.wmf"/><Relationship Id="rId217" Type="http://schemas.openxmlformats.org/officeDocument/2006/relationships/image" Target="media/image11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06.bin"/><Relationship Id="rId259" Type="http://schemas.openxmlformats.org/officeDocument/2006/relationships/image" Target="media/image136.png"/><Relationship Id="rId23" Type="http://schemas.openxmlformats.org/officeDocument/2006/relationships/image" Target="media/image10.wmf"/><Relationship Id="rId119" Type="http://schemas.openxmlformats.org/officeDocument/2006/relationships/image" Target="media/image62.wmf"/><Relationship Id="rId270" Type="http://schemas.microsoft.com/office/2011/relationships/people" Target="people.xml"/><Relationship Id="rId44" Type="http://schemas.openxmlformats.org/officeDocument/2006/relationships/image" Target="media/image21.png"/><Relationship Id="rId65" Type="http://schemas.openxmlformats.org/officeDocument/2006/relationships/oleObject" Target="embeddings/oleObject24.bin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51" Type="http://schemas.openxmlformats.org/officeDocument/2006/relationships/oleObject" Target="embeddings/oleObject66.bin"/><Relationship Id="rId172" Type="http://schemas.openxmlformats.org/officeDocument/2006/relationships/oleObject" Target="embeddings/oleObject76.bin"/><Relationship Id="rId193" Type="http://schemas.openxmlformats.org/officeDocument/2006/relationships/image" Target="media/image101.wmf"/><Relationship Id="rId207" Type="http://schemas.openxmlformats.org/officeDocument/2006/relationships/image" Target="media/image108.wmf"/><Relationship Id="rId228" Type="http://schemas.openxmlformats.org/officeDocument/2006/relationships/oleObject" Target="embeddings/oleObject102.bin"/><Relationship Id="rId249" Type="http://schemas.openxmlformats.org/officeDocument/2006/relationships/image" Target="media/image131.wmf"/><Relationship Id="rId13" Type="http://schemas.openxmlformats.org/officeDocument/2006/relationships/image" Target="media/image5.wmf"/><Relationship Id="rId109" Type="http://schemas.openxmlformats.org/officeDocument/2006/relationships/image" Target="media/image57.wmf"/><Relationship Id="rId260" Type="http://schemas.openxmlformats.org/officeDocument/2006/relationships/image" Target="media/image137.wmf"/><Relationship Id="rId34" Type="http://schemas.openxmlformats.org/officeDocument/2006/relationships/image" Target="media/image16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1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image" Target="media/image84.wmf"/><Relationship Id="rId183" Type="http://schemas.openxmlformats.org/officeDocument/2006/relationships/oleObject" Target="embeddings/oleObject81.bin"/><Relationship Id="rId218" Type="http://schemas.openxmlformats.org/officeDocument/2006/relationships/image" Target="media/image114.jpeg"/><Relationship Id="rId239" Type="http://schemas.openxmlformats.org/officeDocument/2006/relationships/image" Target="media/image126.wmf"/><Relationship Id="rId250" Type="http://schemas.openxmlformats.org/officeDocument/2006/relationships/oleObject" Target="embeddings/oleObject112.bin"/><Relationship Id="rId271" Type="http://schemas.openxmlformats.org/officeDocument/2006/relationships/theme" Target="theme/theme1.xml"/><Relationship Id="rId24" Type="http://schemas.openxmlformats.org/officeDocument/2006/relationships/oleObject" Target="embeddings/oleObject7.bin"/><Relationship Id="rId45" Type="http://schemas.openxmlformats.org/officeDocument/2006/relationships/image" Target="media/image22.png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68.wmf"/><Relationship Id="rId152" Type="http://schemas.openxmlformats.org/officeDocument/2006/relationships/image" Target="media/image79.wmf"/><Relationship Id="rId173" Type="http://schemas.openxmlformats.org/officeDocument/2006/relationships/image" Target="media/image90.wmf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20.wmf"/><Relationship Id="rId240" Type="http://schemas.openxmlformats.org/officeDocument/2006/relationships/oleObject" Target="embeddings/oleObject107.bin"/><Relationship Id="rId261" Type="http://schemas.openxmlformats.org/officeDocument/2006/relationships/oleObject" Target="embeddings/oleObject117.bin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8" Type="http://schemas.openxmlformats.org/officeDocument/2006/relationships/image" Target="media/image1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3.wmf"/><Relationship Id="rId142" Type="http://schemas.openxmlformats.org/officeDocument/2006/relationships/oleObject" Target="embeddings/oleObject62.bin"/><Relationship Id="rId163" Type="http://schemas.openxmlformats.org/officeDocument/2006/relationships/oleObject" Target="embeddings/oleObject72.bin"/><Relationship Id="rId184" Type="http://schemas.openxmlformats.org/officeDocument/2006/relationships/image" Target="media/image96.wmf"/><Relationship Id="rId219" Type="http://schemas.openxmlformats.org/officeDocument/2006/relationships/image" Target="media/image115.wmf"/><Relationship Id="rId230" Type="http://schemas.openxmlformats.org/officeDocument/2006/relationships/oleObject" Target="embeddings/oleObject103.bin"/><Relationship Id="rId251" Type="http://schemas.openxmlformats.org/officeDocument/2006/relationships/image" Target="media/image132.wmf"/><Relationship Id="rId25" Type="http://schemas.openxmlformats.org/officeDocument/2006/relationships/image" Target="media/image11.wmf"/><Relationship Id="rId46" Type="http://schemas.openxmlformats.org/officeDocument/2006/relationships/image" Target="media/image23.png"/><Relationship Id="rId67" Type="http://schemas.openxmlformats.org/officeDocument/2006/relationships/oleObject" Target="embeddings/oleObject25.bin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7.bin"/><Relationship Id="rId153" Type="http://schemas.openxmlformats.org/officeDocument/2006/relationships/oleObject" Target="embeddings/oleObject67.bin"/><Relationship Id="rId174" Type="http://schemas.openxmlformats.org/officeDocument/2006/relationships/oleObject" Target="embeddings/oleObject77.bin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220" Type="http://schemas.openxmlformats.org/officeDocument/2006/relationships/oleObject" Target="embeddings/oleObject98.bin"/><Relationship Id="rId241" Type="http://schemas.openxmlformats.org/officeDocument/2006/relationships/image" Target="media/image127.wmf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image" Target="media/image30.wmf"/><Relationship Id="rId262" Type="http://schemas.openxmlformats.org/officeDocument/2006/relationships/image" Target="media/image138.wmf"/><Relationship Id="rId78" Type="http://schemas.openxmlformats.org/officeDocument/2006/relationships/oleObject" Target="embeddings/oleObject30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52.bin"/><Relationship Id="rId143" Type="http://schemas.openxmlformats.org/officeDocument/2006/relationships/image" Target="media/image74.png"/><Relationship Id="rId164" Type="http://schemas.openxmlformats.org/officeDocument/2006/relationships/image" Target="media/image85.wmf"/><Relationship Id="rId185" Type="http://schemas.openxmlformats.org/officeDocument/2006/relationships/oleObject" Target="embeddings/oleObject82.bin"/><Relationship Id="rId9" Type="http://schemas.openxmlformats.org/officeDocument/2006/relationships/image" Target="media/image2.png"/><Relationship Id="rId210" Type="http://schemas.openxmlformats.org/officeDocument/2006/relationships/oleObject" Target="embeddings/oleObject9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21.wmf"/><Relationship Id="rId252" Type="http://schemas.openxmlformats.org/officeDocument/2006/relationships/oleObject" Target="embeddings/oleObject113.bin"/><Relationship Id="rId47" Type="http://schemas.openxmlformats.org/officeDocument/2006/relationships/image" Target="media/image24.png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9.wmf"/><Relationship Id="rId154" Type="http://schemas.openxmlformats.org/officeDocument/2006/relationships/oleObject" Target="embeddings/oleObject68.bin"/><Relationship Id="rId175" Type="http://schemas.openxmlformats.org/officeDocument/2006/relationships/image" Target="media/image91.w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6.wmf"/><Relationship Id="rId242" Type="http://schemas.openxmlformats.org/officeDocument/2006/relationships/oleObject" Target="embeddings/oleObject108.bin"/><Relationship Id="rId263" Type="http://schemas.openxmlformats.org/officeDocument/2006/relationships/oleObject" Target="embeddings/oleObject118.bin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4.wmf"/><Relationship Id="rId144" Type="http://schemas.openxmlformats.org/officeDocument/2006/relationships/image" Target="media/image75.wmf"/><Relationship Id="rId90" Type="http://schemas.openxmlformats.org/officeDocument/2006/relationships/oleObject" Target="embeddings/oleObject36.bin"/><Relationship Id="rId165" Type="http://schemas.openxmlformats.org/officeDocument/2006/relationships/oleObject" Target="embeddings/oleObject73.bin"/><Relationship Id="rId186" Type="http://schemas.openxmlformats.org/officeDocument/2006/relationships/image" Target="media/image97.wmf"/><Relationship Id="rId211" Type="http://schemas.openxmlformats.org/officeDocument/2006/relationships/image" Target="media/image110.wmf"/><Relationship Id="rId232" Type="http://schemas.openxmlformats.org/officeDocument/2006/relationships/oleObject" Target="embeddings/oleObject104.bin"/><Relationship Id="rId253" Type="http://schemas.openxmlformats.org/officeDocument/2006/relationships/image" Target="media/image133.wmf"/><Relationship Id="rId27" Type="http://schemas.openxmlformats.org/officeDocument/2006/relationships/image" Target="media/image12.png"/><Relationship Id="rId48" Type="http://schemas.openxmlformats.org/officeDocument/2006/relationships/image" Target="media/image25.wmf"/><Relationship Id="rId69" Type="http://schemas.openxmlformats.org/officeDocument/2006/relationships/oleObject" Target="embeddings/oleObject26.bin"/><Relationship Id="rId113" Type="http://schemas.openxmlformats.org/officeDocument/2006/relationships/image" Target="media/image59.w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155" Type="http://schemas.openxmlformats.org/officeDocument/2006/relationships/image" Target="media/image80.wmf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oleObject" Target="embeddings/oleObject99.bin"/><Relationship Id="rId243" Type="http://schemas.openxmlformats.org/officeDocument/2006/relationships/image" Target="media/image128.wmf"/><Relationship Id="rId264" Type="http://schemas.openxmlformats.org/officeDocument/2006/relationships/image" Target="media/image139.wmf"/><Relationship Id="rId17" Type="http://schemas.openxmlformats.org/officeDocument/2006/relationships/image" Target="media/image7.wmf"/><Relationship Id="rId38" Type="http://schemas.openxmlformats.org/officeDocument/2006/relationships/image" Target="media/image18.wmf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24" Type="http://schemas.openxmlformats.org/officeDocument/2006/relationships/oleObject" Target="embeddings/oleObject53.bin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oleObject" Target="embeddings/oleObject63.bin"/><Relationship Id="rId166" Type="http://schemas.openxmlformats.org/officeDocument/2006/relationships/image" Target="media/image86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5.bin"/><Relationship Id="rId233" Type="http://schemas.openxmlformats.org/officeDocument/2006/relationships/image" Target="media/image122.wmf"/><Relationship Id="rId254" Type="http://schemas.openxmlformats.org/officeDocument/2006/relationships/oleObject" Target="embeddings/oleObject114.bin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8.bin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0.wmf"/><Relationship Id="rId156" Type="http://schemas.openxmlformats.org/officeDocument/2006/relationships/oleObject" Target="embeddings/oleObject69.bin"/><Relationship Id="rId177" Type="http://schemas.openxmlformats.org/officeDocument/2006/relationships/image" Target="media/image92.png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image" Target="media/image117.wmf"/><Relationship Id="rId244" Type="http://schemas.openxmlformats.org/officeDocument/2006/relationships/oleObject" Target="embeddings/oleObject109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19.bin"/><Relationship Id="rId50" Type="http://schemas.openxmlformats.org/officeDocument/2006/relationships/image" Target="media/image26.wmf"/><Relationship Id="rId104" Type="http://schemas.openxmlformats.org/officeDocument/2006/relationships/oleObject" Target="embeddings/oleObject43.bin"/><Relationship Id="rId125" Type="http://schemas.openxmlformats.org/officeDocument/2006/relationships/image" Target="media/image65.wmf"/><Relationship Id="rId146" Type="http://schemas.openxmlformats.org/officeDocument/2006/relationships/image" Target="media/image76.wmf"/><Relationship Id="rId167" Type="http://schemas.openxmlformats.org/officeDocument/2006/relationships/oleObject" Target="embeddings/oleObject74.bin"/><Relationship Id="rId188" Type="http://schemas.openxmlformats.org/officeDocument/2006/relationships/image" Target="media/image98.png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13" Type="http://schemas.openxmlformats.org/officeDocument/2006/relationships/image" Target="media/image111.wmf"/><Relationship Id="rId234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34.wmf"/><Relationship Id="rId40" Type="http://schemas.openxmlformats.org/officeDocument/2006/relationships/image" Target="media/image19.wmf"/><Relationship Id="rId115" Type="http://schemas.openxmlformats.org/officeDocument/2006/relationships/image" Target="media/image60.wmf"/><Relationship Id="rId136" Type="http://schemas.openxmlformats.org/officeDocument/2006/relationships/oleObject" Target="embeddings/oleObject59.bin"/><Relationship Id="rId157" Type="http://schemas.openxmlformats.org/officeDocument/2006/relationships/image" Target="media/image81.wmf"/><Relationship Id="rId178" Type="http://schemas.openxmlformats.org/officeDocument/2006/relationships/image" Target="media/image93.wmf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0.bin"/><Relationship Id="rId245" Type="http://schemas.openxmlformats.org/officeDocument/2006/relationships/image" Target="media/image129.wmf"/><Relationship Id="rId266" Type="http://schemas.openxmlformats.org/officeDocument/2006/relationships/image" Target="media/image140.wmf"/><Relationship Id="rId30" Type="http://schemas.openxmlformats.org/officeDocument/2006/relationships/image" Target="media/image14.wmf"/><Relationship Id="rId105" Type="http://schemas.openxmlformats.org/officeDocument/2006/relationships/image" Target="media/image55.wmf"/><Relationship Id="rId126" Type="http://schemas.openxmlformats.org/officeDocument/2006/relationships/oleObject" Target="embeddings/oleObject54.bin"/><Relationship Id="rId147" Type="http://schemas.openxmlformats.org/officeDocument/2006/relationships/oleObject" Target="embeddings/oleObject64.bin"/><Relationship Id="rId168" Type="http://schemas.openxmlformats.org/officeDocument/2006/relationships/image" Target="media/image87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8.png"/><Relationship Id="rId93" Type="http://schemas.openxmlformats.org/officeDocument/2006/relationships/image" Target="media/image49.wmf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oleObject" Target="embeddings/oleObject96.bin"/><Relationship Id="rId235" Type="http://schemas.openxmlformats.org/officeDocument/2006/relationships/image" Target="media/image123.png"/><Relationship Id="rId256" Type="http://schemas.openxmlformats.org/officeDocument/2006/relationships/oleObject" Target="embeddings/oleObject115.bin"/><Relationship Id="rId116" Type="http://schemas.openxmlformats.org/officeDocument/2006/relationships/oleObject" Target="embeddings/oleObject49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7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oleObject" Target="embeddings/oleObject79.bin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25" Type="http://schemas.openxmlformats.org/officeDocument/2006/relationships/image" Target="media/image118.wmf"/><Relationship Id="rId246" Type="http://schemas.openxmlformats.org/officeDocument/2006/relationships/oleObject" Target="embeddings/oleObject110.bin"/><Relationship Id="rId267" Type="http://schemas.openxmlformats.org/officeDocument/2006/relationships/oleObject" Target="embeddings/oleObject120.bin"/><Relationship Id="rId106" Type="http://schemas.openxmlformats.org/officeDocument/2006/relationships/oleObject" Target="embeddings/oleObject44.bin"/><Relationship Id="rId127" Type="http://schemas.openxmlformats.org/officeDocument/2006/relationships/image" Target="media/image66.wmf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7.wmf"/><Relationship Id="rId73" Type="http://schemas.openxmlformats.org/officeDocument/2006/relationships/image" Target="media/image39.wmf"/><Relationship Id="rId94" Type="http://schemas.openxmlformats.org/officeDocument/2006/relationships/oleObject" Target="embeddings/oleObject38.bin"/><Relationship Id="rId148" Type="http://schemas.openxmlformats.org/officeDocument/2006/relationships/image" Target="media/image77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180" Type="http://schemas.openxmlformats.org/officeDocument/2006/relationships/image" Target="media/image94.wmf"/><Relationship Id="rId215" Type="http://schemas.openxmlformats.org/officeDocument/2006/relationships/image" Target="media/image112.wmf"/><Relationship Id="rId236" Type="http://schemas.openxmlformats.org/officeDocument/2006/relationships/image" Target="media/image124.jpeg"/><Relationship Id="rId257" Type="http://schemas.openxmlformats.org/officeDocument/2006/relationships/image" Target="media/image135.wmf"/><Relationship Id="rId42" Type="http://schemas.openxmlformats.org/officeDocument/2006/relationships/image" Target="media/image20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191" Type="http://schemas.openxmlformats.org/officeDocument/2006/relationships/image" Target="media/image100.wmf"/><Relationship Id="rId205" Type="http://schemas.openxmlformats.org/officeDocument/2006/relationships/image" Target="media/image107.wmf"/><Relationship Id="rId247" Type="http://schemas.openxmlformats.org/officeDocument/2006/relationships/image" Target="media/image130.wmf"/><Relationship Id="rId107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33</Pages>
  <Words>4142</Words>
  <Characters>23615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519</cp:revision>
  <cp:lastPrinted>2020-12-24T16:33:00Z</cp:lastPrinted>
  <dcterms:created xsi:type="dcterms:W3CDTF">2020-12-05T08:40:00Z</dcterms:created>
  <dcterms:modified xsi:type="dcterms:W3CDTF">2020-12-25T20:51:00Z</dcterms:modified>
</cp:coreProperties>
</file>