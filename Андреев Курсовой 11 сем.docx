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45902ECB" w14:textId="7D690870" w:rsidR="00CD21CD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724913" w:history="1">
            <w:r w:rsidR="00CD21CD" w:rsidRPr="00881551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CD21CD">
              <w:rPr>
                <w:noProof/>
                <w:webHidden/>
              </w:rPr>
              <w:tab/>
            </w:r>
            <w:r w:rsidR="00CD21CD">
              <w:rPr>
                <w:noProof/>
                <w:webHidden/>
              </w:rPr>
              <w:fldChar w:fldCharType="begin"/>
            </w:r>
            <w:r w:rsidR="00CD21CD">
              <w:rPr>
                <w:noProof/>
                <w:webHidden/>
              </w:rPr>
              <w:instrText xml:space="preserve"> PAGEREF _Toc59724913 \h </w:instrText>
            </w:r>
            <w:r w:rsidR="00CD21CD">
              <w:rPr>
                <w:noProof/>
                <w:webHidden/>
              </w:rPr>
            </w:r>
            <w:r w:rsidR="00CD21CD"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3</w:t>
            </w:r>
            <w:r w:rsidR="00CD21CD">
              <w:rPr>
                <w:noProof/>
                <w:webHidden/>
              </w:rPr>
              <w:fldChar w:fldCharType="end"/>
            </w:r>
          </w:hyperlink>
        </w:p>
        <w:p w14:paraId="4760009C" w14:textId="4CB52E8A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4" w:history="1">
            <w:r w:rsidRPr="00881551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2980" w14:textId="4005E69A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5" w:history="1">
            <w:r w:rsidRPr="00881551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029E" w14:textId="0725F090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6" w:history="1">
            <w:r w:rsidRPr="00881551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4F8D" w14:textId="3E8C5640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7" w:history="1">
            <w:r w:rsidRPr="00881551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9A23" w14:textId="280CBE24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8" w:history="1">
            <w:r w:rsidRPr="00881551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CFE2" w14:textId="41B363E6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9" w:history="1">
            <w:r w:rsidRPr="00881551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B0085" w14:textId="626D9171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0" w:history="1">
            <w:r w:rsidRPr="00881551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E2FA" w14:textId="3EA17C86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1" w:history="1">
            <w:r w:rsidRPr="00881551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89E7" w14:textId="406E8CC2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2" w:history="1">
            <w:r w:rsidRPr="00881551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5123" w14:textId="5BCE2E39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3" w:history="1">
            <w:r w:rsidRPr="00881551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8CFA" w14:textId="4140545F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4" w:history="1">
            <w:r w:rsidRPr="00881551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FD74" w14:textId="5E8D426F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5" w:history="1">
            <w:r w:rsidRPr="00881551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328A" w14:textId="1DE48C1E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6" w:history="1">
            <w:r w:rsidRPr="00881551">
              <w:rPr>
                <w:rStyle w:val="a6"/>
                <w:noProof/>
                <w:lang w:bidi="en-US"/>
              </w:rPr>
              <w:t>4.1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CB73" w14:textId="2629C3D3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7" w:history="1">
            <w:r w:rsidRPr="00881551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74CBC33B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724913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59724914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5B433AA6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190FF59E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АНПА МТ-2010</w:t>
      </w:r>
    </w:p>
    <w:p w14:paraId="4063EF18" w14:textId="627ABF0E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030A2D87" w:rsidR="00BE076B" w:rsidRPr="00C9556D" w:rsidRDefault="00BE076B" w:rsidP="00A536ED">
      <w:pPr>
        <w:pStyle w:val="a4"/>
        <w:rPr>
          <w:lang w:val="ru-RU"/>
        </w:rPr>
      </w:pPr>
      <w:bookmarkStart w:id="6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1</w:t>
      </w:r>
      <w:r>
        <w:fldChar w:fldCharType="end"/>
      </w:r>
      <w:bookmarkEnd w:id="6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7" w:name="_Toc59724915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модели</w:t>
      </w:r>
      <w:bookmarkEnd w:id="7"/>
    </w:p>
    <w:p w14:paraId="3F48AE1C" w14:textId="7E088C62" w:rsidR="0085224E" w:rsidRPr="0085224E" w:rsidRDefault="0085224E" w:rsidP="00E2303A">
      <w:pPr>
        <w:pStyle w:val="2"/>
      </w:pPr>
      <w:bookmarkStart w:id="8" w:name="_Toc59724916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8"/>
      <w:proofErr w:type="spellEnd"/>
    </w:p>
    <w:p w14:paraId="1F68286C" w14:textId="157BD24C" w:rsidR="006A1E87" w:rsidRDefault="006A1E87" w:rsidP="006A1E87"/>
    <w:p w14:paraId="4A3F5DDD" w14:textId="6648D99F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C9556D" w:rsidRPr="00C9556D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33899008" w:rsidR="00367550" w:rsidRPr="00C9556D" w:rsidRDefault="00F95BE2" w:rsidP="00A536ED">
      <w:pPr>
        <w:pStyle w:val="a4"/>
        <w:rPr>
          <w:lang w:val="ru-RU"/>
        </w:rPr>
      </w:pPr>
      <w:bookmarkStart w:id="9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2</w:t>
      </w:r>
      <w:r>
        <w:fldChar w:fldCharType="end"/>
      </w:r>
      <w:bookmarkEnd w:id="9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29EAE58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2</w:t>
      </w:r>
      <w:r w:rsidR="00092160">
        <w:fldChar w:fldCharType="end"/>
      </w:r>
      <w:r>
        <w:t>.</w:t>
      </w:r>
    </w:p>
    <w:p w14:paraId="03BAC1F4" w14:textId="761030EB" w:rsidR="0005575F" w:rsidRDefault="004049A9" w:rsidP="00A536ED">
      <w:pPr>
        <w:pStyle w:val="a4"/>
        <w:rPr>
          <w:lang w:val="ru-RU"/>
        </w:rPr>
      </w:pPr>
      <w:bookmarkStart w:id="10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9556D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6pt;height:36pt" o:ole="">
            <v:imagedata r:id="rId10" o:title=""/>
          </v:shape>
          <o:OLEObject Type="Embed" ProgID="Equation.DSMT4" ShapeID="_x0000_i1025" DrawAspect="Content" ObjectID="_1670358751" r:id="rId11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6pt;height:28.6pt" o:ole="">
            <v:imagedata r:id="rId12" o:title=""/>
          </v:shape>
          <o:OLEObject Type="Embed" ProgID="Equation.DSMT4" ShapeID="_x0000_i1026" DrawAspect="Content" ObjectID="_1670358752" r:id="rId13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.2pt" o:ole="">
            <v:imagedata r:id="rId14" o:title=""/>
          </v:shape>
          <o:OLEObject Type="Embed" ProgID="Equation.DSMT4" ShapeID="_x0000_i1027" DrawAspect="Content" ObjectID="_1670358753" r:id="rId15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.2pt;height:21.2pt" o:ole="">
            <v:imagedata r:id="rId16" o:title=""/>
          </v:shape>
          <o:OLEObject Type="Embed" ProgID="Equation.DSMT4" ShapeID="_x0000_i1028" DrawAspect="Content" ObjectID="_1670358754" r:id="rId17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18" o:title=""/>
          </v:shape>
          <o:OLEObject Type="Embed" ProgID="Equation.DSMT4" ShapeID="_x0000_i1029" DrawAspect="Content" ObjectID="_1670358755" r:id="rId19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6pt;height:43.4pt" o:ole="">
                  <v:imagedata r:id="rId20" o:title=""/>
                </v:shape>
                <o:OLEObject Type="Embed" ProgID="Equation.DSMT4" ShapeID="_x0000_i1030" DrawAspect="Content" ObjectID="_1670358756" r:id="rId21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.2pt;height:21.2pt" o:ole="">
                  <v:imagedata r:id="rId22" o:title=""/>
                </v:shape>
                <o:OLEObject Type="Embed" ProgID="Equation.DSMT4" ShapeID="_x0000_i1031" DrawAspect="Content" ObjectID="_1670358757" r:id="rId23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6pt;height:21.2pt" o:ole="">
                  <v:imagedata r:id="rId24" o:title=""/>
                </v:shape>
                <o:OLEObject Type="Embed" ProgID="Equation.DSMT4" ShapeID="_x0000_i1032" DrawAspect="Content" ObjectID="_1670358758" r:id="rId25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0434B6F3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7C4A4E99" w:rsidR="005E3776" w:rsidRPr="00C9556D" w:rsidRDefault="0098183C" w:rsidP="00A536ED">
      <w:pPr>
        <w:pStyle w:val="a4"/>
        <w:rPr>
          <w:lang w:val="ru-RU"/>
        </w:rPr>
      </w:pPr>
      <w:bookmarkStart w:id="11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3</w:t>
      </w:r>
      <w:r>
        <w:fldChar w:fldCharType="end"/>
      </w:r>
      <w:bookmarkEnd w:id="11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0.8pt;height:21.2pt" o:ole="">
            <v:imagedata r:id="rId27" o:title=""/>
          </v:shape>
          <o:OLEObject Type="Embed" ProgID="Equation.DSMT4" ShapeID="_x0000_i1033" DrawAspect="Content" ObjectID="_1670358759" r:id="rId28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.2pt;height:21.2pt" o:ole="">
            <v:imagedata r:id="rId29" o:title=""/>
          </v:shape>
          <o:OLEObject Type="Embed" ProgID="Equation.DSMT4" ShapeID="_x0000_i1034" DrawAspect="Content" ObjectID="_1670358760" r:id="rId30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10.1pt;height:37.05pt" o:ole="">
                  <v:imagedata r:id="rId31" o:title=""/>
                </v:shape>
                <o:OLEObject Type="Embed" ProgID="Equation.DSMT4" ShapeID="_x0000_i1035" DrawAspect="Content" ObjectID="_1670358761" r:id="rId32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4pt" o:ole="">
                  <v:imagedata r:id="rId33" o:title=""/>
                </v:shape>
                <o:OLEObject Type="Embed" ProgID="Equation.DSMT4" ShapeID="_x0000_i1036" DrawAspect="Content" ObjectID="_1670358762" r:id="rId34"/>
              </w:object>
            </w:r>
          </w:p>
        </w:tc>
        <w:tc>
          <w:tcPr>
            <w:tcW w:w="4673" w:type="dxa"/>
            <w:vAlign w:val="center"/>
          </w:tcPr>
          <w:p w14:paraId="2629B5AE" w14:textId="0551764D" w:rsidR="00994631" w:rsidRDefault="00994631" w:rsidP="00A536ED">
            <w:pPr>
              <w:pStyle w:val="a4"/>
            </w:pPr>
            <w:bookmarkStart w:id="12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2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6.95pt;height:16.95pt" o:ole="">
                  <v:imagedata r:id="rId35" o:title=""/>
                </v:shape>
                <o:OLEObject Type="Embed" ProgID="Equation.DSMT4" ShapeID="_x0000_i1037" DrawAspect="Content" ObjectID="_1670358763" r:id="rId36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4pt;height:21.2pt" o:ole="">
                  <v:imagedata r:id="rId37" o:title=""/>
                </v:shape>
                <o:OLEObject Type="Embed" ProgID="Equation.DSMT4" ShapeID="_x0000_i1038" DrawAspect="Content" ObjectID="_1670358764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5.65pt;height:21.2pt" o:ole="">
                  <v:imagedata r:id="rId39" o:title=""/>
                </v:shape>
                <o:OLEObject Type="Embed" ProgID="Equation.DSMT4" ShapeID="_x0000_i1039" DrawAspect="Content" ObjectID="_1670358765" r:id="rId40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25pt;height:37.05pt" o:ole="">
                  <v:imagedata r:id="rId41" o:title=""/>
                </v:shape>
                <o:OLEObject Type="Embed" ProgID="Equation.DSMT4" ShapeID="_x0000_i1040" DrawAspect="Content" ObjectID="_1670358766" r:id="rId42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3" w:name="_Toc59724917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3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048FF185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C9556D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0CE58D38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4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4</w:t>
      </w:r>
      <w:r>
        <w:fldChar w:fldCharType="end"/>
      </w:r>
      <w:bookmarkEnd w:id="14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02F337EA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1114C6C8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5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5</w:t>
      </w:r>
      <w:r>
        <w:fldChar w:fldCharType="end"/>
      </w:r>
      <w:bookmarkEnd w:id="15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2F162485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6065253E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6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6</w:t>
      </w:r>
      <w:r>
        <w:fldChar w:fldCharType="end"/>
      </w:r>
      <w:bookmarkEnd w:id="16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351041AD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24A6AEA5" w:rsidR="001D540B" w:rsidRPr="00C9556D" w:rsidRDefault="00ED4479" w:rsidP="00A536ED">
      <w:pPr>
        <w:pStyle w:val="a4"/>
        <w:rPr>
          <w:lang w:val="ru-RU"/>
        </w:rPr>
      </w:pPr>
      <w:bookmarkStart w:id="17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7</w:t>
      </w:r>
      <w:r>
        <w:fldChar w:fldCharType="end"/>
      </w:r>
      <w:bookmarkEnd w:id="17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8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BD2904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2018" type="#_x0000_t75" style="width:105.9pt;height:1in" o:ole="">
                  <v:imagedata r:id="rId47" o:title=""/>
                </v:shape>
                <o:OLEObject Type="Embed" ProgID="Equation.DSMT4" ShapeID="_x0000_i2018" DrawAspect="Content" ObjectID="_1670358767" r:id="rId48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6891B916" w:rsidR="001D540B" w:rsidRDefault="001D540B" w:rsidP="00FC2CCE">
            <w:pPr>
              <w:jc w:val="center"/>
            </w:pPr>
            <w:r>
              <w:t xml:space="preserve">  </w:t>
            </w:r>
            <w:bookmarkStart w:id="19" w:name="_Ref59727234"/>
            <w:r>
              <w:t>(</w:t>
            </w:r>
            <w:fldSimple w:instr=" SEQ Формула \* ARABIC ">
              <w:r w:rsidR="00C9556D">
                <w:rPr>
                  <w:noProof/>
                </w:rPr>
                <w:t>2</w:t>
              </w:r>
            </w:fldSimple>
            <w:r>
              <w:t>)</w:t>
            </w:r>
            <w:bookmarkEnd w:id="19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20" w:name="_Toc59724918"/>
      <w:bookmarkEnd w:id="18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20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1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203" type="#_x0000_t75" style="width:173.65pt;height:26.45pt" o:ole="">
                  <v:imagedata r:id="rId49" o:title=""/>
                </v:shape>
                <o:OLEObject Type="Embed" ProgID="Equation.DSMT4" ShapeID="_x0000_i1203" DrawAspect="Content" ObjectID="_1670358768" r:id="rId50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204" type="#_x0000_t75" style="width:148.25pt;height:70.95pt" o:ole="">
                  <v:imagedata r:id="rId51" o:title=""/>
                </v:shape>
                <o:OLEObject Type="Embed" ProgID="Equation.DSMT4" ShapeID="_x0000_i1204" DrawAspect="Content" ObjectID="_1670358769" r:id="rId52"/>
              </w:object>
            </w:r>
            <w:bookmarkEnd w:id="21"/>
          </w:p>
        </w:tc>
        <w:tc>
          <w:tcPr>
            <w:tcW w:w="561" w:type="dxa"/>
          </w:tcPr>
          <w:p w14:paraId="43257273" w14:textId="0E8AC685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fldSimple w:instr=" SEQ Формула \* ARABIC ">
              <w:r w:rsidR="00C9556D">
                <w:rPr>
                  <w:noProof/>
                </w:rPr>
                <w:t>3</w:t>
              </w:r>
            </w:fldSimple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2" w:name="_Toc59724919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2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36B36A10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.2pt;height:21.2pt" o:ole="">
            <v:imagedata r:id="rId53" o:title=""/>
          </v:shape>
          <o:OLEObject Type="Embed" ProgID="Equation.DSMT4" ShapeID="_x0000_i1044" DrawAspect="Content" ObjectID="_1670358770" r:id="rId54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C9556D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4B57612F" w:rsidR="00791D0E" w:rsidRPr="00C9556D" w:rsidRDefault="00AF22DE" w:rsidP="00A536ED">
      <w:pPr>
        <w:pStyle w:val="a4"/>
        <w:rPr>
          <w:lang w:val="ru-RU"/>
        </w:rPr>
      </w:pPr>
      <w:bookmarkStart w:id="23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8</w:t>
      </w:r>
      <w:r>
        <w:fldChar w:fldCharType="end"/>
      </w:r>
      <w:bookmarkEnd w:id="23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8pt;height:36pt" o:ole="">
            <v:imagedata r:id="rId56" o:title=""/>
          </v:shape>
          <o:OLEObject Type="Embed" ProgID="Equation.DSMT4" ShapeID="_x0000_i1045" DrawAspect="Content" ObjectID="_1670358771" r:id="rId57"/>
        </w:object>
      </w:r>
      <w:r w:rsidR="009C3035">
        <w:rPr>
          <w:lang w:eastAsia="zh-CN" w:bidi="en-US"/>
        </w:rPr>
        <w:t>где</w:t>
      </w:r>
    </w:p>
    <w:p w14:paraId="7248B9B3" w14:textId="37B4713A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620069D7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44CBDABA" w:rsidR="008B0F89" w:rsidRPr="00C9556D" w:rsidRDefault="008B0F89" w:rsidP="00A536ED">
      <w:pPr>
        <w:pStyle w:val="a4"/>
        <w:rPr>
          <w:lang w:val="ru-RU"/>
        </w:rPr>
      </w:pPr>
      <w:bookmarkStart w:id="24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9</w:t>
      </w:r>
      <w:r>
        <w:fldChar w:fldCharType="end"/>
      </w:r>
      <w:bookmarkEnd w:id="24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5F5EDBE9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C9556D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5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pt;height:36pt" o:ole="">
            <v:imagedata r:id="rId59" o:title=""/>
          </v:shape>
          <o:OLEObject Type="Embed" ProgID="Equation.DSMT4" ShapeID="_x0000_i1046" DrawAspect="Content" ObjectID="_1670358772" r:id="rId60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.35pt;height:74.1pt" o:ole="">
            <v:imagedata r:id="rId61" o:title=""/>
          </v:shape>
          <o:OLEObject Type="Embed" ProgID="Equation.DSMT4" ShapeID="_x0000_i1047" DrawAspect="Content" ObjectID="_1670358773" r:id="rId62"/>
        </w:object>
      </w:r>
      <w:bookmarkEnd w:id="25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6" w:name="_Toc59724920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6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2543BCE5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048" type="#_x0000_t75" style="width:24.35pt;height:24.35pt" o:ole="">
            <v:imagedata r:id="rId63" o:title=""/>
          </v:shape>
          <o:OLEObject Type="Embed" ProgID="Equation.DSMT4" ShapeID="_x0000_i1048" DrawAspect="Content" ObjectID="_1670358774" r:id="rId64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049" type="#_x0000_t75" style="width:232.95pt;height:43.4pt" o:ole="">
            <v:imagedata r:id="rId65" o:title=""/>
          </v:shape>
          <o:OLEObject Type="Embed" ProgID="Equation.DSMT4" ShapeID="_x0000_i1049" DrawAspect="Content" ObjectID="_1670358775" r:id="rId66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050" type="#_x0000_t75" style="width:189.55pt;height:43.4pt" o:ole="">
            <v:imagedata r:id="rId67" o:title=""/>
          </v:shape>
          <o:OLEObject Type="Embed" ProgID="Equation.DSMT4" ShapeID="_x0000_i1050" DrawAspect="Content" ObjectID="_1670358776" r:id="rId68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1B16650A" w:rsidR="00641573" w:rsidRPr="00641573" w:rsidRDefault="00641573" w:rsidP="00A116C7">
      <w:pPr>
        <w:ind w:firstLine="709"/>
        <w:rPr>
          <w:szCs w:val="28"/>
          <w:lang w:eastAsia="zh-CN" w:bidi="en-US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7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2020" type="#_x0000_t75" style="width:114.35pt;height:26.45pt" o:ole="">
            <v:imagedata r:id="rId69" o:title=""/>
          </v:shape>
          <o:OLEObject Type="Embed" ProgID="Equation.DSMT4" ShapeID="_x0000_i2020" DrawAspect="Content" ObjectID="_1670358777" r:id="rId70"/>
        </w:object>
      </w:r>
      <w:bookmarkEnd w:id="27"/>
    </w:p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8" w:name="_Toc59724921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8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7DEA407F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C9556D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52" type="#_x0000_t75" style="width:301.75pt;height:86.8pt" o:ole="">
                  <v:imagedata r:id="rId72" o:title=""/>
                </v:shape>
                <o:OLEObject Type="Embed" ProgID="Equation.DSMT4" ShapeID="_x0000_i1052" DrawAspect="Content" ObjectID="_1670358778" r:id="rId73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53" type="#_x0000_t75" style="width:54pt;height:24.35pt" o:ole="">
            <v:imagedata r:id="rId74" o:title=""/>
          </v:shape>
          <o:OLEObject Type="Embed" ProgID="Equation.DSMT4" ShapeID="_x0000_i1053" DrawAspect="Content" ObjectID="_1670358779" r:id="rId75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4" type="#_x0000_t75" style="width:39.2pt;height:24.35pt" o:ole="">
            <v:imagedata r:id="rId76" o:title=""/>
          </v:shape>
          <o:OLEObject Type="Embed" ProgID="Equation.DSMT4" ShapeID="_x0000_i1054" DrawAspect="Content" ObjectID="_1670358780" r:id="rId7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5" type="#_x0000_t75" style="width:12.7pt;height:18pt" o:ole="">
            <v:imagedata r:id="rId78" o:title=""/>
          </v:shape>
          <o:OLEObject Type="Embed" ProgID="Equation.DSMT4" ShapeID="_x0000_i1055" DrawAspect="Content" ObjectID="_1670358781" r:id="rId79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6" type="#_x0000_t75" style="width:12.7pt;height:18pt" o:ole="">
            <v:imagedata r:id="rId80" o:title=""/>
          </v:shape>
          <o:OLEObject Type="Embed" ProgID="Equation.DSMT4" ShapeID="_x0000_i1056" DrawAspect="Content" ObjectID="_1670358782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7" type="#_x0000_t75" style="width:38.1pt;height:24.35pt" o:ole="">
            <v:imagedata r:id="rId82" o:title=""/>
          </v:shape>
          <o:OLEObject Type="Embed" ProgID="Equation.DSMT4" ShapeID="_x0000_i1057" DrawAspect="Content" ObjectID="_1670358783" r:id="rId83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373608E8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instrText xml:space="preserve"> \* MERGEFORMAT </w:instrText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58" type="#_x0000_t75" style="width:98.45pt;height:23.3pt" o:ole="">
            <v:imagedata r:id="rId84" o:title=""/>
          </v:shape>
          <o:OLEObject Type="Embed" ProgID="Equation.DSMT4" ShapeID="_x0000_i1058" DrawAspect="Content" ObjectID="_1670358784" r:id="rId85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59" type="#_x0000_t75" style="width:100.6pt;height:23.3pt" o:ole="">
            <v:imagedata r:id="rId86" o:title=""/>
          </v:shape>
          <o:OLEObject Type="Embed" ProgID="Equation.DSMT4" ShapeID="_x0000_i1059" DrawAspect="Content" ObjectID="_1670358785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60" type="#_x0000_t75" style="width:23.3pt;height:23.3pt" o:ole="">
            <v:imagedata r:id="rId88" o:title=""/>
          </v:shape>
          <o:OLEObject Type="Embed" ProgID="Equation.DSMT4" ShapeID="_x0000_i1060" DrawAspect="Content" ObjectID="_1670358786" r:id="rId89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61" type="#_x0000_t75" style="width:336.7pt;height:98.45pt" o:ole="">
            <v:imagedata r:id="rId90" o:title=""/>
          </v:shape>
          <o:OLEObject Type="Embed" ProgID="Equation.DSMT4" ShapeID="_x0000_i1061" DrawAspect="Content" ObjectID="_1670358787" r:id="rId91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62" type="#_x0000_t75" style="width:362.1pt;height:98.45pt" o:ole="">
            <v:imagedata r:id="rId92" o:title=""/>
          </v:shape>
          <o:OLEObject Type="Embed" ProgID="Equation.DSMT4" ShapeID="_x0000_i1062" DrawAspect="Content" ObjectID="_1670358788" r:id="rId93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63" type="#_x0000_t75" style="width:342pt;height:98.45pt" o:ole="">
            <v:imagedata r:id="rId94" o:title=""/>
          </v:shape>
          <o:OLEObject Type="Embed" ProgID="Equation.DSMT4" ShapeID="_x0000_i1063" DrawAspect="Content" ObjectID="_1670358789" r:id="rId95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4" type="#_x0000_t75" style="width:342pt;height:148.25pt" o:ole="">
            <v:imagedata r:id="rId96" o:title=""/>
          </v:shape>
          <o:OLEObject Type="Embed" ProgID="Equation.DSMT4" ShapeID="_x0000_i1064" DrawAspect="Content" ObjectID="_1670358790" r:id="rId97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5" type="#_x0000_t75" style="width:339.9pt;height:150.35pt" o:ole="">
            <v:imagedata r:id="rId98" o:title=""/>
          </v:shape>
          <o:OLEObject Type="Embed" ProgID="Equation.DSMT4" ShapeID="_x0000_i1065" DrawAspect="Content" ObjectID="_1670358791" r:id="rId99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6" type="#_x0000_t75" style="width:347.3pt;height:126pt" o:ole="">
            <v:imagedata r:id="rId100" o:title=""/>
          </v:shape>
          <o:OLEObject Type="Embed" ProgID="Equation.DSMT4" ShapeID="_x0000_i1066" DrawAspect="Content" ObjectID="_1670358792" r:id="rId101"/>
        </w:object>
      </w:r>
    </w:p>
    <w:p w14:paraId="11BBE5EF" w14:textId="248352F2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7" type="#_x0000_t75" style="width:18pt;height:24.35pt" o:ole="">
            <v:imagedata r:id="rId102" o:title=""/>
          </v:shape>
          <o:OLEObject Type="Embed" ProgID="Equation.DSMT4" ShapeID="_x0000_i1067" DrawAspect="Content" ObjectID="_1670358793" r:id="rId103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68" type="#_x0000_t75" style="width:62.45pt;height:21.2pt" o:ole="">
            <v:imagedata r:id="rId104" o:title=""/>
          </v:shape>
          <o:OLEObject Type="Embed" ProgID="Equation.DSMT4" ShapeID="_x0000_i1068" DrawAspect="Content" ObjectID="_1670358794" r:id="rId105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69" type="#_x0000_t75" style="width:67.75pt;height:21.2pt" o:ole="">
            <v:imagedata r:id="rId106" o:title=""/>
          </v:shape>
          <o:OLEObject Type="Embed" ProgID="Equation.DSMT4" ShapeID="_x0000_i1069" DrawAspect="Content" ObjectID="_1670358795" r:id="rId107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C9556D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C9556D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70" type="#_x0000_t75" style="width:59.3pt;height:26.45pt" o:ole="">
            <v:imagedata r:id="rId108" o:title=""/>
          </v:shape>
          <o:OLEObject Type="Embed" ProgID="Equation.DSMT4" ShapeID="_x0000_i1070" DrawAspect="Content" ObjectID="_1670358796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71" type="#_x0000_t75" style="width:16.95pt;height:22.25pt" o:ole="">
            <v:imagedata r:id="rId110" o:title=""/>
          </v:shape>
          <o:OLEObject Type="Embed" ProgID="Equation.DSMT4" ShapeID="_x0000_i1071" DrawAspect="Content" ObjectID="_1670358797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72" type="#_x0000_t75" style="width:66.7pt;height:26.45pt" o:ole="">
            <v:imagedata r:id="rId112" o:title=""/>
          </v:shape>
          <o:OLEObject Type="Embed" ProgID="Equation.DSMT4" ShapeID="_x0000_i1072" DrawAspect="Content" ObjectID="_1670358798" r:id="rId113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73" type="#_x0000_t75" style="width:16.95pt;height:22.25pt" o:ole="">
            <v:imagedata r:id="rId114" o:title=""/>
          </v:shape>
          <o:OLEObject Type="Embed" ProgID="Equation.DSMT4" ShapeID="_x0000_i1073" DrawAspect="Content" ObjectID="_1670358799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4" type="#_x0000_t75" style="width:76.25pt;height:26.45pt" o:ole="">
            <v:imagedata r:id="rId116" o:title=""/>
          </v:shape>
          <o:OLEObject Type="Embed" ProgID="Equation.DSMT4" ShapeID="_x0000_i1074" DrawAspect="Content" ObjectID="_1670358800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5" type="#_x0000_t75" style="width:23.3pt;height:26.45pt" o:ole="">
            <v:imagedata r:id="rId118" o:title=""/>
          </v:shape>
          <o:OLEObject Type="Embed" ProgID="Equation.DSMT4" ShapeID="_x0000_i1075" DrawAspect="Content" ObjectID="_1670358801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6" type="#_x0000_t75" style="width:43.4pt;height:24.35pt" o:ole="">
            <v:imagedata r:id="rId120" o:title=""/>
          </v:shape>
          <o:OLEObject Type="Embed" ProgID="Equation.DSMT4" ShapeID="_x0000_i1076" DrawAspect="Content" ObjectID="_1670358802" r:id="rId121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29" w:name="_Toc59724922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29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7EB6057B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077" type="#_x0000_t75" style="width:98.45pt;height:15.9pt" o:ole="">
            <v:imagedata r:id="rId122" o:title=""/>
          </v:shape>
          <o:OLEObject Type="Embed" ProgID="Equation.DSMT4" ShapeID="_x0000_i1077" DrawAspect="Content" ObjectID="_1670358803" r:id="rId123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C9556D" w:rsidRPr="00BD3E61">
        <w:t>(</w:t>
      </w:r>
      <w:r w:rsidR="00C9556D">
        <w:rPr>
          <w:noProof/>
        </w:rPr>
        <w:t>1</w:t>
      </w:r>
      <w:r w:rsidR="00C9556D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2031" type="#_x0000_t75" style="width:262.6pt;height:50.8pt" o:ole="">
                  <v:imagedata r:id="rId124" o:title=""/>
                </v:shape>
                <o:OLEObject Type="Embed" ProgID="Equation.DSMT4" ShapeID="_x0000_i2031" DrawAspect="Content" ObjectID="_1670358804" r:id="rId125"/>
              </w:object>
            </w:r>
          </w:p>
        </w:tc>
        <w:tc>
          <w:tcPr>
            <w:tcW w:w="703" w:type="dxa"/>
            <w:vAlign w:val="center"/>
          </w:tcPr>
          <w:p w14:paraId="1903654B" w14:textId="53635EF4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C9556D">
                <w:rPr>
                  <w:noProof/>
                </w:rPr>
                <w:t>4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2025" type="#_x0000_t75" style="width:32.8pt;height:21.2pt" o:ole="">
            <v:imagedata r:id="rId126" o:title=""/>
          </v:shape>
          <o:OLEObject Type="Embed" ProgID="Equation.DSMT4" ShapeID="_x0000_i2025" DrawAspect="Content" ObjectID="_1670358805" r:id="rId127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080" type="#_x0000_t75" style="width:28.6pt;height:21.2pt" o:ole="">
            <v:imagedata r:id="rId128" o:title=""/>
          </v:shape>
          <o:OLEObject Type="Embed" ProgID="Equation.DSMT4" ShapeID="_x0000_i1080" DrawAspect="Content" ObjectID="_1670358806" r:id="rId129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081" type="#_x0000_t75" style="width:113.3pt;height:21.2pt" o:ole="">
                  <v:imagedata r:id="rId130" o:title=""/>
                </v:shape>
                <o:OLEObject Type="Embed" ProgID="Equation.DSMT4" ShapeID="_x0000_i1081" DrawAspect="Content" ObjectID="_1670358807" r:id="rId131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2034" type="#_x0000_t75" style="width:59.3pt;height:21.2pt" o:ole="">
                  <v:imagedata r:id="rId132" o:title=""/>
                </v:shape>
                <o:OLEObject Type="Embed" ProgID="Equation.DSMT4" ShapeID="_x0000_i2034" DrawAspect="Content" ObjectID="_1670358808" r:id="rId133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8"/>
        <w:gridCol w:w="3707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2038" type="#_x0000_t75" style="width:271.05pt;height:50.8pt" o:ole="">
                  <v:imagedata r:id="rId134" o:title=""/>
                </v:shape>
                <o:OLEObject Type="Embed" ProgID="Equation.DSMT4" ShapeID="_x0000_i2038" DrawAspect="Content" ObjectID="_1670358809" r:id="rId135"/>
              </w:object>
            </w:r>
          </w:p>
        </w:tc>
        <w:tc>
          <w:tcPr>
            <w:tcW w:w="3799" w:type="dxa"/>
            <w:vAlign w:val="center"/>
          </w:tcPr>
          <w:p w14:paraId="45998C86" w14:textId="7E9EF969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C9556D">
                <w:rPr>
                  <w:noProof/>
                </w:rPr>
                <w:t>5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2039" type="#_x0000_t75" style="width:32.8pt;height:19.05pt" o:ole="">
            <v:imagedata r:id="rId136" o:title=""/>
          </v:shape>
          <o:OLEObject Type="Embed" ProgID="Equation.DSMT4" ShapeID="_x0000_i2039" DrawAspect="Content" ObjectID="_1670358810" r:id="rId137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814" type="#_x0000_t75" style="width:186.35pt;height:21.2pt" o:ole="">
            <v:imagedata r:id="rId138" o:title=""/>
          </v:shape>
          <o:OLEObject Type="Embed" ProgID="Equation.DSMT4" ShapeID="_x0000_i1814" DrawAspect="Content" ObjectID="_1670358811" r:id="rId139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75CE14E2" w:rsidR="008D74FC" w:rsidRPr="00CB7633" w:rsidRDefault="009B2EB5" w:rsidP="00AF2DED">
      <w:pPr>
        <w:pStyle w:val="2"/>
        <w:rPr>
          <w:lang w:val="ru-RU"/>
        </w:rPr>
      </w:pPr>
      <w:bookmarkStart w:id="30" w:name="_Toc59724923"/>
      <w:r w:rsidRPr="00CB7633">
        <w:rPr>
          <w:lang w:val="ru-RU"/>
        </w:rPr>
        <w:t>3.</w:t>
      </w:r>
      <w:r w:rsidR="00A02142" w:rsidRPr="00CB7633">
        <w:rPr>
          <w:lang w:val="ru-RU"/>
        </w:rPr>
        <w:t>1 Передаточная функция АНПА при движении по маршу</w:t>
      </w:r>
      <w:bookmarkEnd w:id="30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85" type="#_x0000_t75" style="width:60.35pt;height:19.05pt" o:ole="">
            <v:imagedata r:id="rId140" o:title=""/>
          </v:shape>
          <o:OLEObject Type="Embed" ProgID="Equation.DSMT4" ShapeID="_x0000_i1085" DrawAspect="Content" ObjectID="_1670358812" r:id="rId141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2044" type="#_x0000_t75" style="width:199.05pt;height:36pt" o:ole="">
                  <v:imagedata r:id="rId143" o:title=""/>
                </v:shape>
                <o:OLEObject Type="Embed" ProgID="Equation.DSMT4" ShapeID="_x0000_i2044" DrawAspect="Content" ObjectID="_1670358813" r:id="rId144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2042" type="#_x0000_t75" style="width:234pt;height:43.4pt" o:ole="">
                  <v:imagedata r:id="rId145" o:title=""/>
                </v:shape>
                <o:OLEObject Type="Embed" ProgID="Equation.DSMT4" ShapeID="_x0000_i2042" DrawAspect="Content" ObjectID="_1670358814" r:id="rId146"/>
              </w:object>
            </w:r>
          </w:p>
        </w:tc>
        <w:tc>
          <w:tcPr>
            <w:tcW w:w="2632" w:type="dxa"/>
            <w:vAlign w:val="center"/>
          </w:tcPr>
          <w:p w14:paraId="4769F1BF" w14:textId="4112921F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1" w:name="_Ref59544782"/>
            <w:bookmarkStart w:id="32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C9556D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3" w:name="_Ref59544777"/>
            <w:bookmarkEnd w:id="31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2"/>
            <w:bookmarkEnd w:id="33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88" type="#_x0000_t75" style="width:28.6pt;height:21.2pt" o:ole="">
            <v:imagedata r:id="rId147" o:title=""/>
          </v:shape>
          <o:OLEObject Type="Embed" ProgID="Equation.DSMT4" ShapeID="_x0000_i1088" DrawAspect="Content" ObjectID="_1670358815" r:id="rId148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2047" type="#_x0000_t75" style="width:36pt;height:21.2pt" o:ole="">
            <v:imagedata r:id="rId149" o:title=""/>
          </v:shape>
          <o:OLEObject Type="Embed" ProgID="Equation.DSMT4" ShapeID="_x0000_i2047" DrawAspect="Content" ObjectID="_1670358816" r:id="rId150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</w:t>
      </w:r>
      <w:r w:rsidR="00E25A4F">
        <w:t>ий</w:t>
      </w:r>
      <w:r w:rsidR="00E25A4F">
        <w:t xml:space="preserve"> </w:t>
      </w:r>
      <w:r w:rsidR="00E25A4F">
        <w:t>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2050" type="#_x0000_t75" style="width:29.65pt;height:21.2pt" o:ole="">
            <v:imagedata r:id="rId151" o:title=""/>
          </v:shape>
          <o:OLEObject Type="Embed" ProgID="Equation.DSMT4" ShapeID="_x0000_i2050" DrawAspect="Content" ObjectID="_1670358817" r:id="rId152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2048" type="#_x0000_t75" style="width:36pt;height:21.2pt" o:ole="">
            <v:imagedata r:id="rId149" o:title=""/>
          </v:shape>
          <o:OLEObject Type="Embed" ProgID="Equation.DSMT4" ShapeID="_x0000_i2048" DrawAspect="Content" ObjectID="_1670358818" r:id="rId153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38916324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C9556D" w:rsidRPr="00FE48E6">
        <w:rPr>
          <w:rFonts w:eastAsia="Calibri" w:cs="Times New Roman"/>
          <w:szCs w:val="24"/>
          <w:lang w:eastAsia="ru-RU"/>
        </w:rPr>
        <w:t>(</w:t>
      </w:r>
      <w:r w:rsidR="00C9556D">
        <w:rPr>
          <w:rFonts w:eastAsia="Calibri" w:cs="Times New Roman"/>
          <w:noProof/>
          <w:szCs w:val="24"/>
          <w:lang w:eastAsia="ru-RU"/>
        </w:rPr>
        <w:t>6</w:t>
      </w:r>
      <w:r w:rsidR="00C9556D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C9556D">
        <w:t>(</w:t>
      </w:r>
      <w:r w:rsidR="00C9556D">
        <w:rPr>
          <w:noProof/>
        </w:rPr>
        <w:t>2</w:t>
      </w:r>
      <w:r w:rsidR="00C9556D">
        <w:t>)</w:t>
      </w:r>
      <w:r w:rsidR="00AE56FF"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  <w:fldChar w:fldCharType="separate"/>
      </w:r>
      <w:r w:rsidR="00C9556D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350"/>
        <w:gridCol w:w="1452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2157" type="#_x0000_t75" style="width:325.05pt;height:41.3pt" o:ole="">
                  <v:imagedata r:id="rId154" o:title=""/>
                </v:shape>
                <o:OLEObject Type="Embed" ProgID="Equation.DSMT4" ShapeID="_x0000_i2157" DrawAspect="Content" ObjectID="_1670358819" r:id="rId155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2160" type="#_x0000_t75" style="width:356.8pt;height:43.4pt" o:ole="">
                  <v:imagedata r:id="rId156" o:title=""/>
                </v:shape>
                <o:OLEObject Type="Embed" ProgID="Equation.DSMT4" ShapeID="_x0000_i2160" DrawAspect="Content" ObjectID="_1670358820" r:id="rId157"/>
              </w:object>
            </w:r>
          </w:p>
        </w:tc>
        <w:tc>
          <w:tcPr>
            <w:tcW w:w="2261" w:type="dxa"/>
            <w:vAlign w:val="center"/>
          </w:tcPr>
          <w:p w14:paraId="309BC834" w14:textId="2289135E" w:rsidR="00AB1F94" w:rsidRPr="00522048" w:rsidRDefault="00AB1F94" w:rsidP="00CB7633">
            <w:pPr>
              <w:jc w:val="right"/>
            </w:pPr>
            <w:bookmarkStart w:id="34" w:name="_Ref59544734"/>
            <w:bookmarkStart w:id="35" w:name="_Ref10832669"/>
            <w:r w:rsidRPr="00522048">
              <w:t>(</w:t>
            </w:r>
            <w:fldSimple w:instr=" SEQ Формула \* ARABIC ">
              <w:r w:rsidR="00C9556D">
                <w:rPr>
                  <w:noProof/>
                </w:rPr>
                <w:t>7</w:t>
              </w:r>
            </w:fldSimple>
            <w:bookmarkEnd w:id="34"/>
            <w:r w:rsidRPr="00522048">
              <w:t>)</w:t>
            </w:r>
            <w:bookmarkEnd w:id="35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5F7E3BCB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7</w:t>
      </w:r>
      <w:r w:rsidR="00C9556D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C9556D" w:rsidRPr="00C9556D">
        <w:rPr>
          <w:vanish/>
        </w:rPr>
        <w:t xml:space="preserve">Рисунок </w:t>
      </w:r>
      <w:r w:rsidR="00C9556D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1A94CF09" w:rsidR="00E10B04" w:rsidRPr="00534E4D" w:rsidRDefault="004B7CE8" w:rsidP="00A536ED">
      <w:pPr>
        <w:pStyle w:val="a4"/>
        <w:rPr>
          <w:lang w:val="ru-RU"/>
        </w:rPr>
      </w:pPr>
      <w:bookmarkStart w:id="36" w:name="_Ref10579392"/>
      <w:bookmarkStart w:id="37" w:name="_Ref59373681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10</w:t>
      </w:r>
      <w:r>
        <w:fldChar w:fldCharType="end"/>
      </w:r>
      <w:bookmarkEnd w:id="37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36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17BD0F4E" w:rsidR="00E10B04" w:rsidRPr="00522048" w:rsidRDefault="00E10B04" w:rsidP="00E10B04">
      <w:r w:rsidRPr="00522048">
        <w:lastRenderedPageBreak/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7</w:t>
      </w:r>
      <w:r w:rsidR="00C9556D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>ряд 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C9556D">
        <w:t>6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2162" type="#_x0000_t75" style="width:279.55pt;height:67.75pt" o:ole="">
                  <v:imagedata r:id="rId159" o:title=""/>
                </v:shape>
                <o:OLEObject Type="Embed" ProgID="Equation.DSMT4" ShapeID="_x0000_i2162" DrawAspect="Content" ObjectID="_1670358821" r:id="rId160"/>
              </w:object>
            </w:r>
          </w:p>
        </w:tc>
        <w:tc>
          <w:tcPr>
            <w:tcW w:w="813" w:type="dxa"/>
            <w:vAlign w:val="center"/>
          </w:tcPr>
          <w:p w14:paraId="3A007AFA" w14:textId="67D0970B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fldSimple w:instr=" SEQ Формула \* ARABIC ">
              <w:r w:rsidR="00C9556D">
                <w:rPr>
                  <w:noProof/>
                </w:rPr>
                <w:t>8</w:t>
              </w:r>
            </w:fldSimple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2183" type="#_x0000_t75" style="width:320.8pt;height:93.2pt" o:ole="">
                  <v:imagedata r:id="rId161" o:title=""/>
                </v:shape>
                <o:OLEObject Type="Embed" ProgID="Equation.DSMT4" ShapeID="_x0000_i2183" DrawAspect="Content" ObjectID="_1670358822" r:id="rId162"/>
              </w:object>
            </w:r>
          </w:p>
        </w:tc>
        <w:tc>
          <w:tcPr>
            <w:tcW w:w="566" w:type="dxa"/>
            <w:vAlign w:val="center"/>
          </w:tcPr>
          <w:p w14:paraId="6820F272" w14:textId="75A025B4" w:rsidR="00E10B04" w:rsidRPr="00522048" w:rsidRDefault="00E10B04" w:rsidP="00A536ED">
            <w:pPr>
              <w:pStyle w:val="a4"/>
            </w:pPr>
            <w:bookmarkStart w:id="38" w:name="_Ref59730706"/>
            <w:bookmarkStart w:id="39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9</w:t>
            </w:r>
            <w:r w:rsidR="00CB31C2">
              <w:fldChar w:fldCharType="end"/>
            </w:r>
            <w:bookmarkEnd w:id="38"/>
            <w:r w:rsidRPr="00522048">
              <w:t>)</w:t>
            </w:r>
            <w:bookmarkEnd w:id="39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0" w:name="_Hlk59540704"/>
          <w:p w14:paraId="1BCC0B2E" w14:textId="399061BC" w:rsidR="00E10B04" w:rsidRPr="00522048" w:rsidRDefault="00A50440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4080" w:dyaOrig="680" w14:anchorId="338048C4">
                <v:shape id="_x0000_i2179" type="#_x0000_t75" style="width:283.75pt;height:43.4pt" o:ole="">
                  <v:imagedata r:id="rId163" o:title=""/>
                </v:shape>
                <o:OLEObject Type="Embed" ProgID="Equation.DSMT4" ShapeID="_x0000_i2179" DrawAspect="Content" ObjectID="_1670358823" r:id="rId164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52586EE9" w:rsidR="00E10B04" w:rsidRPr="00522048" w:rsidRDefault="00E10B04" w:rsidP="00A536ED">
            <w:pPr>
              <w:pStyle w:val="a4"/>
            </w:pPr>
            <w:bookmarkStart w:id="41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1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54B6D64A" w:rsidR="00E10B04" w:rsidRPr="008828AA" w:rsidRDefault="00A50440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3560" w:dyaOrig="680" w14:anchorId="5B7446AB">
                <v:shape id="_x0000_i2181" type="#_x0000_t75" style="width:241.4pt;height:43.4pt" o:ole="">
                  <v:imagedata r:id="rId165" o:title=""/>
                </v:shape>
                <o:OLEObject Type="Embed" ProgID="Equation.DSMT4" ShapeID="_x0000_i2181" DrawAspect="Content" ObjectID="_1670358824" r:id="rId166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46C7C419" w:rsidR="00E10B04" w:rsidRPr="00522048" w:rsidRDefault="00E10B04" w:rsidP="00A536ED">
            <w:pPr>
              <w:pStyle w:val="a4"/>
            </w:pPr>
            <w:bookmarkStart w:id="42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2"/>
          </w:p>
        </w:tc>
      </w:tr>
      <w:bookmarkEnd w:id="40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43" w:name="_Toc59724924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3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3317A07F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C9556D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6"/>
        <w:gridCol w:w="672"/>
        <w:gridCol w:w="1087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2173" type="#_x0000_t75" style="width:368.45pt;height:43.4pt" o:ole="">
                  <v:imagedata r:id="rId167" o:title=""/>
                </v:shape>
                <o:OLEObject Type="Embed" ProgID="Equation.DSMT4" ShapeID="_x0000_i2173" DrawAspect="Content" ObjectID="_1670358825" r:id="rId168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C85F42C" w:rsidR="00944004" w:rsidRPr="00B24D45" w:rsidRDefault="00944004" w:rsidP="00A536ED">
            <w:pPr>
              <w:pStyle w:val="a4"/>
            </w:pPr>
            <w:bookmarkStart w:id="44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4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64F6949F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11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672F407E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097" type="#_x0000_t75" style="width:43.4pt;height:21.2pt" o:ole="">
            <v:imagedata r:id="rId170" o:title=""/>
          </v:shape>
          <o:OLEObject Type="Embed" ProgID="Equation.DSMT4" ShapeID="_x0000_i1097" DrawAspect="Content" ObjectID="_1670358826" r:id="rId171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C9556D" w:rsidRPr="00B24D45">
        <w:t>(</w:t>
      </w:r>
      <w:r w:rsidR="00C9556D">
        <w:rPr>
          <w:noProof/>
        </w:rPr>
        <w:t>12</w:t>
      </w:r>
      <w:r w:rsidR="00C9556D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2167" type="#_x0000_t75" style="width:340.95pt;height:28.6pt" o:ole="">
            <v:imagedata r:id="rId172" o:title=""/>
          </v:shape>
          <o:OLEObject Type="Embed" ProgID="Equation.DSMT4" ShapeID="_x0000_i2167" DrawAspect="Content" ObjectID="_1670358827" r:id="rId173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2170" type="#_x0000_t75" style="width:371.65pt;height:43.4pt" o:ole="">
            <v:imagedata r:id="rId174" o:title=""/>
          </v:shape>
          <o:OLEObject Type="Embed" ProgID="Equation.DSMT4" ShapeID="_x0000_i2170" DrawAspect="Content" ObjectID="_1670358828" r:id="rId175"/>
        </w:object>
      </w:r>
    </w:p>
    <w:p w14:paraId="5EF39FB9" w14:textId="35251801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C9556D" w:rsidRPr="00C9556D">
        <w:rPr>
          <w:vanish/>
        </w:rPr>
        <w:t xml:space="preserve">Рисунок </w:t>
      </w:r>
      <w:r w:rsidR="00C9556D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5E491436" w:rsidR="00944004" w:rsidRPr="00534E4D" w:rsidRDefault="00341813" w:rsidP="00A536ED">
      <w:pPr>
        <w:pStyle w:val="a4"/>
        <w:rPr>
          <w:lang w:val="ru-RU"/>
        </w:rPr>
      </w:pPr>
      <w:bookmarkStart w:id="45" w:name="_Ref10579468"/>
      <w:bookmarkStart w:id="46" w:name="_Ref59374174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12</w:t>
      </w:r>
      <w:r>
        <w:fldChar w:fldCharType="end"/>
      </w:r>
      <w:bookmarkEnd w:id="46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5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2188" type="#_x0000_t75" style="width:353.65pt;height:93.2pt" o:ole="">
            <v:imagedata r:id="rId177" o:title=""/>
          </v:shape>
          <o:OLEObject Type="Embed" ProgID="Equation.DSMT4" ShapeID="_x0000_i2188" DrawAspect="Content" ObjectID="_1670358829" r:id="rId178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7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2190" type="#_x0000_t75" style="width:235.05pt;height:43.4pt" o:ole="">
                  <v:imagedata r:id="rId179" o:title=""/>
                </v:shape>
                <o:OLEObject Type="Embed" ProgID="Equation.DSMT4" ShapeID="_x0000_i2190" DrawAspect="Content" ObjectID="_1670358830" r:id="rId180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18AB003D" w:rsidR="00944004" w:rsidRPr="00B24D45" w:rsidRDefault="00944004" w:rsidP="00A536ED">
            <w:pPr>
              <w:pStyle w:val="a4"/>
            </w:pPr>
            <w:bookmarkStart w:id="48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48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2192" type="#_x0000_t75" style="width:195.9pt;height:50.8pt" o:ole="">
                  <v:imagedata r:id="rId181" o:title=""/>
                </v:shape>
                <o:OLEObject Type="Embed" ProgID="Equation.DSMT4" ShapeID="_x0000_i2192" DrawAspect="Content" ObjectID="_1670358831" r:id="rId182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360180E6" w:rsidR="00944004" w:rsidRPr="00B24D45" w:rsidRDefault="00944004" w:rsidP="00A536ED">
            <w:pPr>
              <w:pStyle w:val="a4"/>
            </w:pPr>
            <w:bookmarkStart w:id="49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49"/>
          </w:p>
        </w:tc>
      </w:tr>
    </w:tbl>
    <w:bookmarkEnd w:id="47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2194" type="#_x0000_t75" style="width:40.25pt;height:22.25pt" o:ole="">
            <v:imagedata r:id="rId183" o:title=""/>
          </v:shape>
          <o:OLEObject Type="Embed" ProgID="Equation.DSMT4" ShapeID="_x0000_i2194" DrawAspect="Content" ObjectID="_1670358832" r:id="rId184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104" type="#_x0000_t75" style="width:403.4pt;height:93.2pt" o:ole="">
                  <v:imagedata r:id="rId185" o:title=""/>
                </v:shape>
                <o:OLEObject Type="Embed" ProgID="Equation.DSMT4" ShapeID="_x0000_i1104" DrawAspect="Content" ObjectID="_1670358833" r:id="rId186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2A53001E" w14:textId="134C28C9" w:rsidR="00F1355C" w:rsidRDefault="00F1355C">
      <w:pPr>
        <w:spacing w:line="259" w:lineRule="auto"/>
        <w:jc w:val="left"/>
        <w:rPr>
          <w:lang w:eastAsia="zh-CN" w:bidi="en-US"/>
        </w:rPr>
      </w:pP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0" w:name="_Toc59724925"/>
      <w:r>
        <w:rPr>
          <w:lang w:val="ru-RU"/>
        </w:rPr>
        <w:t>4</w:t>
      </w:r>
      <w:r w:rsidR="00C21FEA" w:rsidRPr="00C9556D">
        <w:rPr>
          <w:lang w:val="ru-RU"/>
        </w:rPr>
        <w:t xml:space="preserve"> Синтез регуляторов</w:t>
      </w:r>
      <w:bookmarkEnd w:id="50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289FFB2B" w:rsidR="003A1918" w:rsidRDefault="003A1918" w:rsidP="003A1918">
      <w:pPr>
        <w:ind w:firstLine="709"/>
      </w:pPr>
      <w:r>
        <w:t>П</w:t>
      </w:r>
      <w:r>
        <w:t xml:space="preserve">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C9556D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123F944C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C9556D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2C3E1265" w:rsidR="003A1918" w:rsidRPr="00C825A4" w:rsidRDefault="003A1918" w:rsidP="003A1918">
      <w:pPr>
        <w:rPr>
          <w:ins w:id="51" w:author="Eugene" w:date="2019-05-21T21:09:00Z"/>
        </w:rPr>
      </w:pPr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</w:instrText>
      </w:r>
      <w:r w:rsidR="003C5432">
        <w:instrText xml:space="preserve"> \* MERGEFORMAT </w:instrText>
      </w:r>
      <w:r w:rsidR="003C5432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13</w:t>
      </w:r>
      <w:r w:rsidR="003C5432">
        <w:fldChar w:fldCharType="end"/>
      </w:r>
      <w:del w:id="52" w:author="Eugene" w:date="2019-05-27T23:52:00Z">
        <w:r w:rsidDel="00B8276E">
          <w:delText>9</w:delText>
        </w:r>
      </w:del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lastRenderedPageBreak/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6424C5AA" w:rsidR="003A1918" w:rsidRPr="00534E4D" w:rsidRDefault="002C6B63" w:rsidP="00A536ED">
      <w:pPr>
        <w:pStyle w:val="a4"/>
        <w:rPr>
          <w:ins w:id="53" w:author="Eugene" w:date="2019-05-21T21:09:00Z"/>
          <w:lang w:val="ru-RU"/>
        </w:rPr>
      </w:pPr>
      <w:bookmarkStart w:id="54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13</w:t>
      </w:r>
      <w:r>
        <w:fldChar w:fldCharType="end"/>
      </w:r>
      <w:bookmarkEnd w:id="54"/>
      <w:ins w:id="55" w:author="Eugene" w:date="2019-05-21T21:09:00Z">
        <w:r w:rsidR="003A1918" w:rsidRPr="00534E4D">
          <w:rPr>
            <w:lang w:val="ru-RU"/>
          </w:rPr>
          <w:t xml:space="preserve"> </w:t>
        </w:r>
        <w:r w:rsidR="003A1918">
          <w:sym w:font="Symbol" w:char="F02D"/>
        </w:r>
        <w:r w:rsidR="003A1918" w:rsidRPr="00534E4D">
          <w:rPr>
            <w:lang w:val="ru-RU"/>
          </w:rPr>
          <w:t xml:space="preserve"> </w:t>
        </w:r>
      </w:ins>
      <w:r w:rsidR="003A1918" w:rsidRPr="00534E4D">
        <w:rPr>
          <w:lang w:val="ru-RU"/>
        </w:rPr>
        <w:t>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13419B91" w:rsidR="001D7F65" w:rsidRDefault="00B94C77" w:rsidP="00851C05">
      <w:pPr>
        <w:pStyle w:val="2"/>
      </w:pPr>
      <w:bookmarkStart w:id="56" w:name="_Toc59724926"/>
      <w:r>
        <w:rPr>
          <w:lang w:val="ru-RU"/>
        </w:rPr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proofErr w:type="spellStart"/>
      <w:r w:rsidR="00230252">
        <w:t>курса</w:t>
      </w:r>
      <w:bookmarkEnd w:id="56"/>
      <w:proofErr w:type="spellEnd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14B26164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105" type="#_x0000_t75" style="width:14.8pt;height:21.2pt" o:ole="">
            <v:imagedata r:id="rId188" o:title=""/>
          </v:shape>
          <o:OLEObject Type="Embed" ProgID="Equation.DSMT4" ShapeID="_x0000_i1105" DrawAspect="Content" ObjectID="_1670358834" r:id="rId189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C9556D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C9556D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C9556D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</w:instrText>
      </w:r>
      <w:r w:rsidR="0029040F">
        <w:instrText xml:space="preserve"> \* MERGEFORMAT </w:instrText>
      </w:r>
      <w:r w:rsidR="0029040F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13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2242" type="#_x0000_t75" style="width:401.3pt;height:86.8pt" o:ole="">
            <v:imagedata r:id="rId190" o:title=""/>
          </v:shape>
          <o:OLEObject Type="Embed" ProgID="Equation.DSMT4" ShapeID="_x0000_i2242" DrawAspect="Content" ObjectID="_1670358835" r:id="rId191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7950" type="#_x0000_t75" style="width:405.55pt;height:100.6pt" o:ole="">
            <v:imagedata r:id="rId192" o:title=""/>
          </v:shape>
          <o:OLEObject Type="Embed" ProgID="Equation.DSMT4" ShapeID="_x0000_i7950" DrawAspect="Content" ObjectID="_1670358836" r:id="rId193"/>
        </w:object>
      </w:r>
    </w:p>
    <w:p w14:paraId="50345BC7" w14:textId="616D078A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C9556D" w:rsidRPr="00522048">
        <w:t>(</w:t>
      </w:r>
      <w:r w:rsidR="00C9556D">
        <w:rPr>
          <w:noProof/>
        </w:rPr>
        <w:t>9</w:t>
      </w:r>
      <w:r w:rsidR="00C9556D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10</w:t>
      </w:r>
      <w:r w:rsidR="00C9556D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11</w:t>
      </w:r>
      <w:r w:rsidR="00C9556D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8000" type="#_x0000_t75" style="width:131.3pt;height:43.4pt" o:ole="">
                  <v:imagedata r:id="rId194" o:title=""/>
                </v:shape>
                <o:OLEObject Type="Embed" ProgID="Equation.DSMT4" ShapeID="_x0000_i8000" DrawAspect="Content" ObjectID="_1670358837" r:id="rId195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0936A83D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109" type="#_x0000_t75" style="width:489.2pt;height:36pt" o:ole="">
            <v:imagedata r:id="rId196" o:title=""/>
          </v:shape>
          <o:OLEObject Type="Embed" ProgID="Equation.DSMT4" ShapeID="_x0000_i1109" DrawAspect="Content" ObjectID="_1670358838" r:id="rId197"/>
        </w:object>
      </w:r>
      <w:r w:rsidR="00487064" w:rsidRPr="00523267">
        <w:rPr>
          <w:position w:val="-32"/>
        </w:rPr>
        <w:object w:dxaOrig="5380" w:dyaOrig="740" w14:anchorId="4C2D5FB6">
          <v:shape id="_x0000_i7998" type="#_x0000_t75" style="width:325.05pt;height:43.4pt" o:ole="">
            <v:imagedata r:id="rId198" o:title=""/>
          </v:shape>
          <o:OLEObject Type="Embed" ProgID="Equation.DSMT4" ShapeID="_x0000_i7998" DrawAspect="Content" ObjectID="_1670358839" r:id="rId199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2"/>
        <w:gridCol w:w="1700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8003" type="#_x0000_t75" style="width:368.45pt;height:52.95pt" o:ole="">
                  <v:imagedata r:id="rId200" o:title=""/>
                </v:shape>
                <o:OLEObject Type="Embed" ProgID="Equation.DSMT4" ShapeID="_x0000_i8003" DrawAspect="Content" ObjectID="_1670358840" r:id="rId201"/>
              </w:object>
            </w:r>
          </w:p>
        </w:tc>
        <w:tc>
          <w:tcPr>
            <w:tcW w:w="3994" w:type="dxa"/>
          </w:tcPr>
          <w:p w14:paraId="304FCBDD" w14:textId="03864D4F" w:rsidR="00D50F85" w:rsidRDefault="00D50F85" w:rsidP="00A536ED">
            <w:pPr>
              <w:jc w:val="right"/>
            </w:pPr>
            <w:bookmarkStart w:id="57" w:name="_Ref10833348"/>
            <w:r w:rsidRPr="00541045">
              <w:t>(</w:t>
            </w:r>
            <w:fldSimple w:instr=" SEQ Формула \* ARABIC ">
              <w:r w:rsidR="00C9556D">
                <w:rPr>
                  <w:noProof/>
                </w:rPr>
                <w:t>16</w:t>
              </w:r>
            </w:fldSimple>
            <w:r w:rsidRPr="00541045">
              <w:t>)</w:t>
            </w:r>
            <w:bookmarkEnd w:id="57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112" type="#_x0000_t75" style="width:14.8pt;height:21.2pt" o:ole="">
            <v:imagedata r:id="rId202" o:title=""/>
          </v:shape>
          <o:OLEObject Type="Embed" ProgID="Equation.DSMT4" ShapeID="_x0000_i1112" DrawAspect="Content" ObjectID="_1670358841" r:id="rId203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7993" type="#_x0000_t75" style="width:384.35pt;height:118.6pt" o:ole="">
                  <v:imagedata r:id="rId204" o:title=""/>
                </v:shape>
                <o:OLEObject Type="Embed" ProgID="Equation.DSMT4" ShapeID="_x0000_i7993" DrawAspect="Content" ObjectID="_1670358842" r:id="rId205"/>
              </w:object>
            </w:r>
          </w:p>
        </w:tc>
        <w:tc>
          <w:tcPr>
            <w:tcW w:w="683" w:type="dxa"/>
          </w:tcPr>
          <w:p w14:paraId="7131BAA9" w14:textId="3075EC36" w:rsidR="00D50F85" w:rsidRDefault="00D50F85" w:rsidP="00A536ED">
            <w:pPr>
              <w:pStyle w:val="a4"/>
            </w:pPr>
            <w:bookmarkStart w:id="58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8"/>
          </w:p>
        </w:tc>
      </w:tr>
    </w:tbl>
    <w:p w14:paraId="367BC4B3" w14:textId="77777777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Pr="00522048">
        <w:t>(</w:t>
      </w:r>
      <w:r>
        <w:rPr>
          <w:noProof/>
        </w:rPr>
        <w:t>9</w:t>
      </w:r>
      <w:r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Pr="00522048">
        <w:t>(</w:t>
      </w:r>
      <w:r>
        <w:rPr>
          <w:noProof/>
        </w:rPr>
        <w:t>10</w:t>
      </w:r>
      <w:r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Pr="00522048">
        <w:t>(</w:t>
      </w:r>
      <w:r>
        <w:rPr>
          <w:noProof/>
        </w:rPr>
        <w:t>11</w:t>
      </w:r>
      <w:r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7991" type="#_x0000_t75" style="width:224.7pt;height:42.2pt" o:ole="">
            <v:imagedata r:id="rId206" o:title=""/>
          </v:shape>
          <o:OLEObject Type="Embed" ProgID="Equation.DSMT4" ShapeID="_x0000_i7991" DrawAspect="Content" ObjectID="_1670358843" r:id="rId207"/>
        </w:object>
      </w:r>
    </w:p>
    <w:p w14:paraId="007AA17A" w14:textId="0C1DD968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C9556D" w:rsidRPr="00541045">
        <w:t>(</w:t>
      </w:r>
      <w:r w:rsidR="00C9556D">
        <w:rPr>
          <w:noProof/>
        </w:rPr>
        <w:t>16</w:t>
      </w:r>
      <w:r w:rsidR="00C9556D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114" type="#_x0000_t75" style="width:21.7pt;height:21.7pt" o:ole="">
            <v:imagedata r:id="rId208" o:title=""/>
          </v:shape>
          <o:OLEObject Type="Embed" ProgID="Equation.DSMT4" ShapeID="_x0000_i1114" DrawAspect="Content" ObjectID="_1670358844" r:id="rId209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3248243B" w:rsidR="00D50F85" w:rsidRDefault="001408EC" w:rsidP="00D50F85">
      <w:r w:rsidRPr="00BE19FA">
        <w:rPr>
          <w:position w:val="-32"/>
        </w:rPr>
        <w:object w:dxaOrig="4080" w:dyaOrig="760" w14:anchorId="0941ABB9">
          <v:shape id="_x0000_i7980" type="#_x0000_t75" style="width:255.7pt;height:49.05pt" o:ole="">
            <v:imagedata r:id="rId210" o:title=""/>
          </v:shape>
          <o:OLEObject Type="Embed" ProgID="Equation.DSMT4" ShapeID="_x0000_i7980" DrawAspect="Content" ObjectID="_1670358845" r:id="rId211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C9556D">
        <w:t>(</w:t>
      </w:r>
      <w:r w:rsidR="00C9556D">
        <w:rPr>
          <w:noProof/>
        </w:rPr>
        <w:t>17</w:t>
      </w:r>
      <w:r w:rsidR="00C9556D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C9556D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C9556D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5"/>
        <w:gridCol w:w="1234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7989" type="#_x0000_t75" style="width:409.65pt;height:52.15pt" o:ole="">
                  <v:imagedata r:id="rId212" o:title=""/>
                </v:shape>
                <o:OLEObject Type="Embed" ProgID="Equation.DSMT4" ShapeID="_x0000_i7989" DrawAspect="Content" ObjectID="_1670358846" r:id="rId213"/>
              </w:object>
            </w:r>
          </w:p>
        </w:tc>
        <w:tc>
          <w:tcPr>
            <w:tcW w:w="4219" w:type="dxa"/>
          </w:tcPr>
          <w:p w14:paraId="360EFB35" w14:textId="61D9C639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77777777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 получим</w:t>
      </w:r>
    </w:p>
    <w:p w14:paraId="139BDAD7" w14:textId="1D541681" w:rsidR="00D50F85" w:rsidRDefault="00487064" w:rsidP="00D50F85">
      <w:r w:rsidRPr="00B80D68">
        <w:rPr>
          <w:position w:val="-24"/>
        </w:rPr>
        <w:object w:dxaOrig="1480" w:dyaOrig="620" w14:anchorId="4FDA3128">
          <v:shape id="_x0000_i7987" type="#_x0000_t75" style="width:92.5pt;height:36pt" o:ole="">
            <v:imagedata r:id="rId214" o:title=""/>
          </v:shape>
          <o:OLEObject Type="Embed" ProgID="Equation.DSMT4" ShapeID="_x0000_i7987" DrawAspect="Content" ObjectID="_1670358847" r:id="rId215"/>
        </w:object>
      </w:r>
      <w:r w:rsidR="00D50F85">
        <w:t>.</w:t>
      </w:r>
    </w:p>
    <w:p w14:paraId="5D271975" w14:textId="74DB0BAA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C9556D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7985" type="#_x0000_t75" style="width:345.1pt;height:42.85pt" o:ole="">
                  <v:imagedata r:id="rId216" o:title=""/>
                </v:shape>
                <o:OLEObject Type="Embed" ProgID="Equation.DSMT4" ShapeID="_x0000_i7985" DrawAspect="Content" ObjectID="_1670358848" r:id="rId217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1CBA2F0E" w:rsidR="00D50F85" w:rsidRDefault="00D50F85" w:rsidP="00A536ED">
            <w:pPr>
              <w:pStyle w:val="a4"/>
            </w:pPr>
            <w:bookmarkStart w:id="59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59"/>
          </w:p>
        </w:tc>
      </w:tr>
    </w:tbl>
    <w:p w14:paraId="72BC230B" w14:textId="77777777" w:rsidR="00D50F85" w:rsidRPr="00CF6CF5" w:rsidRDefault="00D50F85" w:rsidP="00D50F85">
      <w:r w:rsidRPr="008E1BF6">
        <w:rPr>
          <w:position w:val="-12"/>
        </w:rPr>
        <w:object w:dxaOrig="1260" w:dyaOrig="360" w14:anchorId="155B755C">
          <v:shape id="_x0000_i1119" type="#_x0000_t75" style="width:93.7pt;height:21.7pt" o:ole="">
            <v:imagedata r:id="rId218" o:title=""/>
          </v:shape>
          <o:OLEObject Type="Embed" ProgID="Equation.DSMT4" ShapeID="_x0000_i1119" DrawAspect="Content" ObjectID="_1670358849" r:id="rId219"/>
        </w:object>
      </w:r>
      <w:r>
        <w:t>- показатель добротности системы, с</w:t>
      </w:r>
      <w:r w:rsidRPr="00CF6CF5">
        <w:rPr>
          <w:vertAlign w:val="superscript"/>
        </w:rPr>
        <w:t>-1</w:t>
      </w:r>
      <w: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41563350" w:rsidR="00D50F85" w:rsidRDefault="00832FC0" w:rsidP="000D3F6B">
            <w:pPr>
              <w:ind w:left="-108"/>
            </w:pPr>
            <w:r w:rsidRPr="00832FC0">
              <w:rPr>
                <w:position w:val="-64"/>
              </w:rPr>
              <w:object w:dxaOrig="4760" w:dyaOrig="1400" w14:anchorId="70B1F727">
                <v:shape id="_x0000_i1120" type="#_x0000_t75" style="width:291.7pt;height:81.3pt" o:ole="">
                  <v:imagedata r:id="rId220" o:title=""/>
                </v:shape>
                <o:OLEObject Type="Embed" ProgID="Equation.DSMT4" ShapeID="_x0000_i1120" DrawAspect="Content" ObjectID="_1670358850" r:id="rId221"/>
              </w:object>
            </w:r>
          </w:p>
        </w:tc>
        <w:tc>
          <w:tcPr>
            <w:tcW w:w="1979" w:type="dxa"/>
          </w:tcPr>
          <w:p w14:paraId="35A1B361" w14:textId="4C7CB720" w:rsidR="00D50F85" w:rsidRDefault="00D50F85" w:rsidP="00A536ED">
            <w:pPr>
              <w:pStyle w:val="a4"/>
            </w:pPr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</w:p>
        </w:tc>
      </w:tr>
      <w:tr w:rsidR="00D50F85" w14:paraId="60D393FB" w14:textId="77777777" w:rsidTr="000D3F6B">
        <w:tc>
          <w:tcPr>
            <w:tcW w:w="7366" w:type="dxa"/>
          </w:tcPr>
          <w:p w14:paraId="0AB82225" w14:textId="77777777" w:rsidR="00D50F85" w:rsidRPr="009F4250" w:rsidRDefault="00D50F85" w:rsidP="000D3F6B"/>
        </w:tc>
        <w:tc>
          <w:tcPr>
            <w:tcW w:w="1979" w:type="dxa"/>
          </w:tcPr>
          <w:p w14:paraId="5502A07C" w14:textId="77777777" w:rsidR="00D50F85" w:rsidRDefault="00D50F85" w:rsidP="000D3F6B">
            <w:pPr>
              <w:jc w:val="right"/>
            </w:pPr>
          </w:p>
        </w:tc>
      </w:tr>
    </w:tbl>
    <w:p w14:paraId="2FE0E358" w14:textId="663DF666" w:rsidR="00D50F85" w:rsidRDefault="00D50F85" w:rsidP="00D50F85">
      <w:r>
        <w:tab/>
        <w:t xml:space="preserve">Для приближённых расчётов примем </w:t>
      </w:r>
      <w:r w:rsidRPr="00A8605D">
        <w:rPr>
          <w:position w:val="-10"/>
        </w:rPr>
        <w:object w:dxaOrig="520" w:dyaOrig="320" w14:anchorId="7663895D">
          <v:shape id="_x0000_i1121" type="#_x0000_t75" style="width:36pt;height:21.7pt" o:ole="">
            <v:imagedata r:id="rId222" o:title=""/>
          </v:shape>
          <o:OLEObject Type="Embed" ProgID="Equation.DSMT4" ShapeID="_x0000_i1121" DrawAspect="Content" ObjectID="_1670358851" r:id="rId223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C9556D">
        <w:t>(</w:t>
      </w:r>
      <w:r w:rsidR="00C9556D">
        <w:rPr>
          <w:noProof/>
        </w:rPr>
        <w:t>19</w:t>
      </w:r>
      <w:r w:rsidR="00C9556D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C9556D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122" type="#_x0000_t75" style="width:29.15pt;height:21.7pt" o:ole="">
            <v:imagedata r:id="rId224" o:title=""/>
          </v:shape>
          <o:OLEObject Type="Embed" ProgID="Equation.DSMT4" ShapeID="_x0000_i1122" DrawAspect="Content" ObjectID="_1670358852" r:id="rId225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123" type="#_x0000_t75" style="width:29.15pt;height:14.3pt" o:ole="">
            <v:imagedata r:id="rId226" o:title=""/>
          </v:shape>
          <o:OLEObject Type="Embed" ProgID="Equation.DSMT4" ShapeID="_x0000_i1123" DrawAspect="Content" ObjectID="_1670358853" r:id="rId227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0A1692B3" w:rsidR="00D50F85" w:rsidRPr="00F246B4" w:rsidRDefault="00D50F85" w:rsidP="00D50F85">
      <w:pPr>
        <w:ind w:firstLine="708"/>
      </w:pPr>
      <w:r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</w:t>
      </w:r>
      <w:r>
        <w:lastRenderedPageBreak/>
        <w:t xml:space="preserve">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C9556D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C9556D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C9556D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124" type="#_x0000_t75" style="width:173.15pt;height:42.85pt" o:ole="">
            <v:imagedata r:id="rId228" o:title=""/>
          </v:shape>
          <o:OLEObject Type="Embed" ProgID="Equation.DSMT4" ShapeID="_x0000_i1124" DrawAspect="Content" ObjectID="_1670358854" r:id="rId229"/>
        </w:object>
      </w:r>
    </w:p>
    <w:p w14:paraId="560676EA" w14:textId="77777777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(26) и</w:t>
      </w:r>
      <w:r w:rsidRPr="001F15F2">
        <w:t xml:space="preserve"> </w:t>
      </w:r>
      <w:r>
        <w:t>(28) в полученное выражение</w:t>
      </w:r>
    </w:p>
    <w:p w14:paraId="510CE1CC" w14:textId="6BC3130E" w:rsidR="00D50F85" w:rsidRDefault="00A42746" w:rsidP="00D50F85">
      <w:r w:rsidRPr="00EF723B">
        <w:rPr>
          <w:position w:val="-30"/>
        </w:rPr>
        <w:object w:dxaOrig="5420" w:dyaOrig="760" w14:anchorId="16571A7E">
          <v:shape id="_x0000_i1125" type="#_x0000_t75" style="width:340.75pt;height:50.3pt" o:ole="">
            <v:imagedata r:id="rId230" o:title=""/>
          </v:shape>
          <o:OLEObject Type="Embed" ProgID="Equation.DSMT4" ShapeID="_x0000_i1125" DrawAspect="Content" ObjectID="_1670358855" r:id="rId231"/>
        </w:object>
      </w:r>
      <w:r w:rsidR="00D50F85" w:rsidRPr="006D1D2B">
        <w:t>.</w:t>
      </w:r>
    </w:p>
    <w:p w14:paraId="763F336F" w14:textId="769F1E94" w:rsidR="00D50F85" w:rsidRPr="006D1D2B" w:rsidRDefault="00D50F85" w:rsidP="00D50F85">
      <w:pPr>
        <w:ind w:firstLine="708"/>
      </w:pPr>
      <w:r>
        <w:t>По результатам моделирования итоговое значение коэффициента К</w:t>
      </w:r>
      <w:r w:rsidRPr="003F4916">
        <w:rPr>
          <w:vertAlign w:val="subscript"/>
        </w:rPr>
        <w:t>1</w:t>
      </w:r>
      <w:r>
        <w:t xml:space="preserve"> примем равным </w:t>
      </w:r>
      <w:r w:rsidR="00615079">
        <w:t>4066</w:t>
      </w:r>
      <w:r>
        <w:t xml:space="preserve"> В/м. </w:t>
      </w:r>
    </w:p>
    <w:p w14:paraId="71A531D7" w14:textId="5E20A726" w:rsidR="00D50F85" w:rsidRDefault="00D50F85" w:rsidP="00D50F85">
      <w:r w:rsidRPr="006D1D2B">
        <w:tab/>
      </w:r>
      <w:r>
        <w:t xml:space="preserve">На рисунке </w:t>
      </w:r>
      <w:r>
        <w:fldChar w:fldCharType="begin"/>
      </w:r>
      <w:r>
        <w:instrText xml:space="preserve"> REF  _Ref10800347 \h \r \t  \* MERGEFORMAT </w:instrText>
      </w:r>
      <w:r>
        <w:fldChar w:fldCharType="separate"/>
      </w:r>
      <w:r w:rsidR="00C9556D">
        <w:rPr>
          <w:b/>
          <w:bCs/>
        </w:rPr>
        <w:t>Ошибка! Источник ссылки не найден.</w:t>
      </w:r>
      <w:r>
        <w:fldChar w:fldCharType="end"/>
      </w:r>
      <w:r>
        <w:t xml:space="preserve"> показана структурная схема, составленная в пакете математического моделирования </w:t>
      </w:r>
      <w:proofErr w:type="spellStart"/>
      <w:r>
        <w:rPr>
          <w:lang w:val="en-US"/>
        </w:rPr>
        <w:t>Matlab</w:t>
      </w:r>
      <w:proofErr w:type="spellEnd"/>
      <w:r w:rsidRPr="003F12DA">
        <w:t xml:space="preserve"> </w:t>
      </w:r>
      <w:r>
        <w:rPr>
          <w:lang w:val="en-US"/>
        </w:rPr>
        <w:t>Simulink</w:t>
      </w:r>
      <w:r w:rsidRPr="003F12DA">
        <w:t xml:space="preserve"> </w:t>
      </w:r>
      <w:r>
        <w:t>[</w:t>
      </w:r>
      <w:r>
        <w:fldChar w:fldCharType="begin"/>
      </w:r>
      <w:r>
        <w:instrText xml:space="preserve"> REF _Ref11270931 \r \h </w:instrText>
      </w:r>
      <w:r>
        <w:fldChar w:fldCharType="separate"/>
      </w:r>
      <w:r w:rsidR="00C9556D">
        <w:rPr>
          <w:b/>
          <w:bCs/>
        </w:rPr>
        <w:t>Ошибка! Источник ссылки не найден.</w:t>
      </w:r>
      <w:r>
        <w:fldChar w:fldCharType="end"/>
      </w:r>
      <w:r w:rsidRPr="00DF43D1">
        <w:t xml:space="preserve">]. </w:t>
      </w:r>
    </w:p>
    <w:p w14:paraId="45EA5B78" w14:textId="77777777" w:rsidR="00D50F85" w:rsidRPr="00D50F85" w:rsidRDefault="00D50F85" w:rsidP="00D50F85">
      <w:pPr>
        <w:rPr>
          <w:lang w:eastAsia="zh-CN" w:bidi="en-US"/>
        </w:rPr>
      </w:pPr>
    </w:p>
    <w:p w14:paraId="31B399C1" w14:textId="6731E451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60" w:name="_Toc11630679"/>
      <w:bookmarkStart w:id="61" w:name="_Toc59724927"/>
      <w:r w:rsidRPr="00C21FEA">
        <w:rPr>
          <w:lang w:val="ru-RU"/>
        </w:rPr>
        <w:lastRenderedPageBreak/>
        <w:t>СПИСОК ИСПОЛЬЗОВАННЫХ ИСТОЧНИКОВ</w:t>
      </w:r>
      <w:bookmarkEnd w:id="60"/>
      <w:bookmarkEnd w:id="61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2" w:name="_Ref59369393"/>
      <w:bookmarkStart w:id="63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62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4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63"/>
      <w:bookmarkEnd w:id="64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65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65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66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66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67" w:name="_Ref59730340"/>
      <w:r>
        <w:rPr>
          <w:sz w:val="28"/>
        </w:rPr>
        <w:t xml:space="preserve">Егоров С.А., Молчанов А.В., Обзор алгоритмов локальных контуров управления движением подводных аппаратов. // Наука и образование. – 2001 г. </w:t>
      </w:r>
      <w:proofErr w:type="gramStart"/>
      <w:r>
        <w:rPr>
          <w:sz w:val="28"/>
        </w:rPr>
        <w:t>–  №</w:t>
      </w:r>
      <w:proofErr w:type="gramEnd"/>
      <w:r>
        <w:rPr>
          <w:sz w:val="28"/>
        </w:rPr>
        <w:t>8. – с. 1 - 10</w:t>
      </w:r>
      <w:bookmarkEnd w:id="67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8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68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9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69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0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70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3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98C26C" w14:textId="77777777" w:rsidR="00B04B19" w:rsidRDefault="00B04B19" w:rsidP="0010372D">
      <w:pPr>
        <w:spacing w:after="0" w:line="240" w:lineRule="auto"/>
      </w:pPr>
      <w:r>
        <w:separator/>
      </w:r>
    </w:p>
  </w:endnote>
  <w:endnote w:type="continuationSeparator" w:id="0">
    <w:p w14:paraId="00AC5222" w14:textId="77777777" w:rsidR="00B04B19" w:rsidRDefault="00B04B19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D9203C" w:rsidRDefault="00D920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D9203C" w:rsidRDefault="00D920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F8DF3" w14:textId="77777777" w:rsidR="00B04B19" w:rsidRDefault="00B04B19" w:rsidP="0010372D">
      <w:pPr>
        <w:spacing w:after="0" w:line="240" w:lineRule="auto"/>
      </w:pPr>
      <w:r>
        <w:separator/>
      </w:r>
    </w:p>
  </w:footnote>
  <w:footnote w:type="continuationSeparator" w:id="0">
    <w:p w14:paraId="5FD24AA4" w14:textId="77777777" w:rsidR="00B04B19" w:rsidRDefault="00B04B19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7"/>
  </w:num>
  <w:num w:numId="10">
    <w:abstractNumId w:val="2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Eugene">
    <w15:presenceInfo w15:providerId="None" w15:userId="Euge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11180"/>
    <w:rsid w:val="00032A37"/>
    <w:rsid w:val="000377F7"/>
    <w:rsid w:val="000451A0"/>
    <w:rsid w:val="00047B21"/>
    <w:rsid w:val="00050AB8"/>
    <w:rsid w:val="0005244E"/>
    <w:rsid w:val="0005575F"/>
    <w:rsid w:val="0006611F"/>
    <w:rsid w:val="00074988"/>
    <w:rsid w:val="0008180F"/>
    <w:rsid w:val="00082B49"/>
    <w:rsid w:val="000918A9"/>
    <w:rsid w:val="00092160"/>
    <w:rsid w:val="000A1821"/>
    <w:rsid w:val="000A6A5A"/>
    <w:rsid w:val="000B48A7"/>
    <w:rsid w:val="000C4469"/>
    <w:rsid w:val="000C60F9"/>
    <w:rsid w:val="000C7157"/>
    <w:rsid w:val="000D2BB8"/>
    <w:rsid w:val="000D3F6B"/>
    <w:rsid w:val="000D4AC9"/>
    <w:rsid w:val="000D56E4"/>
    <w:rsid w:val="000E0468"/>
    <w:rsid w:val="0010372D"/>
    <w:rsid w:val="001077C5"/>
    <w:rsid w:val="001119F8"/>
    <w:rsid w:val="00123AE7"/>
    <w:rsid w:val="001314BD"/>
    <w:rsid w:val="001408EC"/>
    <w:rsid w:val="00153B38"/>
    <w:rsid w:val="00164161"/>
    <w:rsid w:val="00165B58"/>
    <w:rsid w:val="001724BF"/>
    <w:rsid w:val="00172DF5"/>
    <w:rsid w:val="001915D7"/>
    <w:rsid w:val="00192757"/>
    <w:rsid w:val="001937D2"/>
    <w:rsid w:val="001A66DF"/>
    <w:rsid w:val="001A6AE2"/>
    <w:rsid w:val="001A705F"/>
    <w:rsid w:val="001B29C5"/>
    <w:rsid w:val="001C07E2"/>
    <w:rsid w:val="001D540B"/>
    <w:rsid w:val="001D6228"/>
    <w:rsid w:val="001D7F65"/>
    <w:rsid w:val="001F0FB6"/>
    <w:rsid w:val="001F75E4"/>
    <w:rsid w:val="00200873"/>
    <w:rsid w:val="00210BAA"/>
    <w:rsid w:val="002148E3"/>
    <w:rsid w:val="00216A0B"/>
    <w:rsid w:val="00227FB4"/>
    <w:rsid w:val="00230252"/>
    <w:rsid w:val="00230FE4"/>
    <w:rsid w:val="00236D5A"/>
    <w:rsid w:val="00251E49"/>
    <w:rsid w:val="00252ACF"/>
    <w:rsid w:val="00264276"/>
    <w:rsid w:val="00277AE2"/>
    <w:rsid w:val="00286584"/>
    <w:rsid w:val="0029040F"/>
    <w:rsid w:val="00294B7C"/>
    <w:rsid w:val="00296C55"/>
    <w:rsid w:val="002A5767"/>
    <w:rsid w:val="002B2292"/>
    <w:rsid w:val="002B4E9C"/>
    <w:rsid w:val="002B504C"/>
    <w:rsid w:val="002C06A8"/>
    <w:rsid w:val="002C2945"/>
    <w:rsid w:val="002C62DC"/>
    <w:rsid w:val="002C6B63"/>
    <w:rsid w:val="002D443D"/>
    <w:rsid w:val="002E656C"/>
    <w:rsid w:val="002E74E3"/>
    <w:rsid w:val="002F08C3"/>
    <w:rsid w:val="002F1425"/>
    <w:rsid w:val="002F7FE2"/>
    <w:rsid w:val="00301304"/>
    <w:rsid w:val="00304A2D"/>
    <w:rsid w:val="00317463"/>
    <w:rsid w:val="0032015D"/>
    <w:rsid w:val="003227A6"/>
    <w:rsid w:val="00335138"/>
    <w:rsid w:val="00341813"/>
    <w:rsid w:val="0034575F"/>
    <w:rsid w:val="00360C9F"/>
    <w:rsid w:val="00367550"/>
    <w:rsid w:val="00371F87"/>
    <w:rsid w:val="00372C08"/>
    <w:rsid w:val="0037701C"/>
    <w:rsid w:val="00382C9B"/>
    <w:rsid w:val="00382CD2"/>
    <w:rsid w:val="003900CA"/>
    <w:rsid w:val="003959DD"/>
    <w:rsid w:val="003969FE"/>
    <w:rsid w:val="003A1918"/>
    <w:rsid w:val="003B0721"/>
    <w:rsid w:val="003C5432"/>
    <w:rsid w:val="003E603C"/>
    <w:rsid w:val="003F2DF7"/>
    <w:rsid w:val="003F4A63"/>
    <w:rsid w:val="003F5917"/>
    <w:rsid w:val="003F6594"/>
    <w:rsid w:val="004049A9"/>
    <w:rsid w:val="004203E1"/>
    <w:rsid w:val="004233A3"/>
    <w:rsid w:val="00423695"/>
    <w:rsid w:val="004253FB"/>
    <w:rsid w:val="00425DD5"/>
    <w:rsid w:val="00426D0A"/>
    <w:rsid w:val="004358B3"/>
    <w:rsid w:val="004421E0"/>
    <w:rsid w:val="004464CA"/>
    <w:rsid w:val="00457B8D"/>
    <w:rsid w:val="0047084E"/>
    <w:rsid w:val="00471CA3"/>
    <w:rsid w:val="00481952"/>
    <w:rsid w:val="00487064"/>
    <w:rsid w:val="00492EDD"/>
    <w:rsid w:val="0049766D"/>
    <w:rsid w:val="004A6628"/>
    <w:rsid w:val="004B7CE8"/>
    <w:rsid w:val="004C1C00"/>
    <w:rsid w:val="004E6ADA"/>
    <w:rsid w:val="004F262A"/>
    <w:rsid w:val="004F50C0"/>
    <w:rsid w:val="004F7AB9"/>
    <w:rsid w:val="00501F9C"/>
    <w:rsid w:val="00506F45"/>
    <w:rsid w:val="005118BB"/>
    <w:rsid w:val="00525F4F"/>
    <w:rsid w:val="0053432F"/>
    <w:rsid w:val="00534E4D"/>
    <w:rsid w:val="0054247B"/>
    <w:rsid w:val="00547967"/>
    <w:rsid w:val="00554C88"/>
    <w:rsid w:val="005550DF"/>
    <w:rsid w:val="00574D0D"/>
    <w:rsid w:val="00576658"/>
    <w:rsid w:val="00582947"/>
    <w:rsid w:val="00582A2E"/>
    <w:rsid w:val="0058387B"/>
    <w:rsid w:val="00583943"/>
    <w:rsid w:val="00592D52"/>
    <w:rsid w:val="005965C8"/>
    <w:rsid w:val="005B39E9"/>
    <w:rsid w:val="005D313B"/>
    <w:rsid w:val="005E0E00"/>
    <w:rsid w:val="005E3776"/>
    <w:rsid w:val="005E6CFC"/>
    <w:rsid w:val="005F1EEF"/>
    <w:rsid w:val="005F2ABB"/>
    <w:rsid w:val="005F3074"/>
    <w:rsid w:val="005F3079"/>
    <w:rsid w:val="005F5C70"/>
    <w:rsid w:val="005F66E3"/>
    <w:rsid w:val="00602E87"/>
    <w:rsid w:val="00603030"/>
    <w:rsid w:val="00615079"/>
    <w:rsid w:val="006166E1"/>
    <w:rsid w:val="0061745D"/>
    <w:rsid w:val="00621EA7"/>
    <w:rsid w:val="006310C6"/>
    <w:rsid w:val="0063653C"/>
    <w:rsid w:val="00641573"/>
    <w:rsid w:val="00642383"/>
    <w:rsid w:val="00647D19"/>
    <w:rsid w:val="0065069D"/>
    <w:rsid w:val="00662201"/>
    <w:rsid w:val="00674B83"/>
    <w:rsid w:val="00675062"/>
    <w:rsid w:val="00681EAC"/>
    <w:rsid w:val="006A1E87"/>
    <w:rsid w:val="006A7164"/>
    <w:rsid w:val="006B69CA"/>
    <w:rsid w:val="006C0F2E"/>
    <w:rsid w:val="006D5226"/>
    <w:rsid w:val="006E71E8"/>
    <w:rsid w:val="006F0267"/>
    <w:rsid w:val="00702DA2"/>
    <w:rsid w:val="00703BAE"/>
    <w:rsid w:val="00703CD8"/>
    <w:rsid w:val="0071751C"/>
    <w:rsid w:val="0071766B"/>
    <w:rsid w:val="00720564"/>
    <w:rsid w:val="00721B20"/>
    <w:rsid w:val="00723789"/>
    <w:rsid w:val="00736F50"/>
    <w:rsid w:val="00753079"/>
    <w:rsid w:val="0078243C"/>
    <w:rsid w:val="00790374"/>
    <w:rsid w:val="00791D0E"/>
    <w:rsid w:val="007C114F"/>
    <w:rsid w:val="007C7BC6"/>
    <w:rsid w:val="007D0B76"/>
    <w:rsid w:val="007D3D9E"/>
    <w:rsid w:val="007D5991"/>
    <w:rsid w:val="007E2BF9"/>
    <w:rsid w:val="007F21D5"/>
    <w:rsid w:val="007F58CC"/>
    <w:rsid w:val="00807335"/>
    <w:rsid w:val="00815D35"/>
    <w:rsid w:val="008246AB"/>
    <w:rsid w:val="00832FC0"/>
    <w:rsid w:val="00851C05"/>
    <w:rsid w:val="0085224E"/>
    <w:rsid w:val="00864B2A"/>
    <w:rsid w:val="00867296"/>
    <w:rsid w:val="00872325"/>
    <w:rsid w:val="00874A9D"/>
    <w:rsid w:val="008810C9"/>
    <w:rsid w:val="00890134"/>
    <w:rsid w:val="008A06CF"/>
    <w:rsid w:val="008A335E"/>
    <w:rsid w:val="008A3E34"/>
    <w:rsid w:val="008A79F3"/>
    <w:rsid w:val="008B0F89"/>
    <w:rsid w:val="008C1823"/>
    <w:rsid w:val="008C60AB"/>
    <w:rsid w:val="008D6C91"/>
    <w:rsid w:val="008D74FC"/>
    <w:rsid w:val="008E1F1F"/>
    <w:rsid w:val="008F41C8"/>
    <w:rsid w:val="008F7294"/>
    <w:rsid w:val="009010B3"/>
    <w:rsid w:val="009044DB"/>
    <w:rsid w:val="00904DD6"/>
    <w:rsid w:val="009103B4"/>
    <w:rsid w:val="0091164C"/>
    <w:rsid w:val="00930068"/>
    <w:rsid w:val="009340BB"/>
    <w:rsid w:val="00943638"/>
    <w:rsid w:val="009439D3"/>
    <w:rsid w:val="00944004"/>
    <w:rsid w:val="0095165E"/>
    <w:rsid w:val="00954AED"/>
    <w:rsid w:val="00956F82"/>
    <w:rsid w:val="009602EF"/>
    <w:rsid w:val="00975778"/>
    <w:rsid w:val="009763E4"/>
    <w:rsid w:val="00976EBB"/>
    <w:rsid w:val="0098183C"/>
    <w:rsid w:val="00990191"/>
    <w:rsid w:val="00994631"/>
    <w:rsid w:val="009949C4"/>
    <w:rsid w:val="009A560D"/>
    <w:rsid w:val="009B2EB5"/>
    <w:rsid w:val="009C0BDC"/>
    <w:rsid w:val="009C3035"/>
    <w:rsid w:val="009C423C"/>
    <w:rsid w:val="009D134E"/>
    <w:rsid w:val="009E5397"/>
    <w:rsid w:val="00A00F3B"/>
    <w:rsid w:val="00A02142"/>
    <w:rsid w:val="00A060B1"/>
    <w:rsid w:val="00A116C7"/>
    <w:rsid w:val="00A3408C"/>
    <w:rsid w:val="00A36620"/>
    <w:rsid w:val="00A36A6E"/>
    <w:rsid w:val="00A42746"/>
    <w:rsid w:val="00A44A4A"/>
    <w:rsid w:val="00A503C7"/>
    <w:rsid w:val="00A50440"/>
    <w:rsid w:val="00A536ED"/>
    <w:rsid w:val="00A542B5"/>
    <w:rsid w:val="00A56F16"/>
    <w:rsid w:val="00A611D8"/>
    <w:rsid w:val="00A61900"/>
    <w:rsid w:val="00A6247B"/>
    <w:rsid w:val="00A64A62"/>
    <w:rsid w:val="00A66B60"/>
    <w:rsid w:val="00A815A7"/>
    <w:rsid w:val="00A81E66"/>
    <w:rsid w:val="00A82B07"/>
    <w:rsid w:val="00AA5BA9"/>
    <w:rsid w:val="00AB1F94"/>
    <w:rsid w:val="00AC421F"/>
    <w:rsid w:val="00AC43AC"/>
    <w:rsid w:val="00AC4D9C"/>
    <w:rsid w:val="00AE48D5"/>
    <w:rsid w:val="00AE56FF"/>
    <w:rsid w:val="00AF18C1"/>
    <w:rsid w:val="00AF22DE"/>
    <w:rsid w:val="00AF2DED"/>
    <w:rsid w:val="00AF301D"/>
    <w:rsid w:val="00AF392D"/>
    <w:rsid w:val="00AF6BAE"/>
    <w:rsid w:val="00B01290"/>
    <w:rsid w:val="00B04964"/>
    <w:rsid w:val="00B04B19"/>
    <w:rsid w:val="00B04C2E"/>
    <w:rsid w:val="00B108BD"/>
    <w:rsid w:val="00B11BF9"/>
    <w:rsid w:val="00B12F8C"/>
    <w:rsid w:val="00B13976"/>
    <w:rsid w:val="00B226FD"/>
    <w:rsid w:val="00B266F3"/>
    <w:rsid w:val="00B3225F"/>
    <w:rsid w:val="00B614E9"/>
    <w:rsid w:val="00B61DD5"/>
    <w:rsid w:val="00B712A4"/>
    <w:rsid w:val="00B73700"/>
    <w:rsid w:val="00B764AD"/>
    <w:rsid w:val="00B77DDB"/>
    <w:rsid w:val="00B87A06"/>
    <w:rsid w:val="00B91AF6"/>
    <w:rsid w:val="00B94C77"/>
    <w:rsid w:val="00B977D0"/>
    <w:rsid w:val="00BB133E"/>
    <w:rsid w:val="00BB1B90"/>
    <w:rsid w:val="00BC20C3"/>
    <w:rsid w:val="00BC3397"/>
    <w:rsid w:val="00BC3B43"/>
    <w:rsid w:val="00BC6EBD"/>
    <w:rsid w:val="00BD2904"/>
    <w:rsid w:val="00BD3E82"/>
    <w:rsid w:val="00BE076B"/>
    <w:rsid w:val="00BE37E7"/>
    <w:rsid w:val="00BF7FF6"/>
    <w:rsid w:val="00C02A5B"/>
    <w:rsid w:val="00C039AB"/>
    <w:rsid w:val="00C21FEA"/>
    <w:rsid w:val="00C24609"/>
    <w:rsid w:val="00C25391"/>
    <w:rsid w:val="00C25B5C"/>
    <w:rsid w:val="00C26733"/>
    <w:rsid w:val="00C323B0"/>
    <w:rsid w:val="00C4167A"/>
    <w:rsid w:val="00C423E4"/>
    <w:rsid w:val="00C44760"/>
    <w:rsid w:val="00C47D53"/>
    <w:rsid w:val="00C54C07"/>
    <w:rsid w:val="00C55DC8"/>
    <w:rsid w:val="00C708AF"/>
    <w:rsid w:val="00C742F7"/>
    <w:rsid w:val="00C778D3"/>
    <w:rsid w:val="00C90C9E"/>
    <w:rsid w:val="00C92C35"/>
    <w:rsid w:val="00C9556D"/>
    <w:rsid w:val="00CA1342"/>
    <w:rsid w:val="00CA4A17"/>
    <w:rsid w:val="00CB31C2"/>
    <w:rsid w:val="00CB6512"/>
    <w:rsid w:val="00CB7633"/>
    <w:rsid w:val="00CC2D78"/>
    <w:rsid w:val="00CC2F2B"/>
    <w:rsid w:val="00CD21CD"/>
    <w:rsid w:val="00CD513A"/>
    <w:rsid w:val="00CD72CF"/>
    <w:rsid w:val="00CF0667"/>
    <w:rsid w:val="00CF079F"/>
    <w:rsid w:val="00D012A0"/>
    <w:rsid w:val="00D01699"/>
    <w:rsid w:val="00D15BEF"/>
    <w:rsid w:val="00D17209"/>
    <w:rsid w:val="00D3237E"/>
    <w:rsid w:val="00D337D1"/>
    <w:rsid w:val="00D34674"/>
    <w:rsid w:val="00D40D2C"/>
    <w:rsid w:val="00D46B86"/>
    <w:rsid w:val="00D47AE4"/>
    <w:rsid w:val="00D50140"/>
    <w:rsid w:val="00D50F85"/>
    <w:rsid w:val="00D55FC2"/>
    <w:rsid w:val="00D571F1"/>
    <w:rsid w:val="00D708A7"/>
    <w:rsid w:val="00D736C2"/>
    <w:rsid w:val="00D77E0A"/>
    <w:rsid w:val="00D80DA3"/>
    <w:rsid w:val="00D8399A"/>
    <w:rsid w:val="00D84B46"/>
    <w:rsid w:val="00D86DF7"/>
    <w:rsid w:val="00D87DA0"/>
    <w:rsid w:val="00D87E70"/>
    <w:rsid w:val="00D9203C"/>
    <w:rsid w:val="00D97785"/>
    <w:rsid w:val="00DB090F"/>
    <w:rsid w:val="00DB2F78"/>
    <w:rsid w:val="00DB3B1A"/>
    <w:rsid w:val="00DB490A"/>
    <w:rsid w:val="00DB7068"/>
    <w:rsid w:val="00DC18E3"/>
    <w:rsid w:val="00DD4008"/>
    <w:rsid w:val="00DD744E"/>
    <w:rsid w:val="00DE0B7F"/>
    <w:rsid w:val="00DE6414"/>
    <w:rsid w:val="00DE69F9"/>
    <w:rsid w:val="00DE7063"/>
    <w:rsid w:val="00DF29CC"/>
    <w:rsid w:val="00DF463F"/>
    <w:rsid w:val="00DF76F2"/>
    <w:rsid w:val="00E016DD"/>
    <w:rsid w:val="00E0269E"/>
    <w:rsid w:val="00E10B04"/>
    <w:rsid w:val="00E11382"/>
    <w:rsid w:val="00E14876"/>
    <w:rsid w:val="00E21F27"/>
    <w:rsid w:val="00E2303A"/>
    <w:rsid w:val="00E25A4F"/>
    <w:rsid w:val="00E25E84"/>
    <w:rsid w:val="00E27FAC"/>
    <w:rsid w:val="00E3644B"/>
    <w:rsid w:val="00E41AF4"/>
    <w:rsid w:val="00E479BE"/>
    <w:rsid w:val="00E56B1B"/>
    <w:rsid w:val="00E72D42"/>
    <w:rsid w:val="00E734A6"/>
    <w:rsid w:val="00E819B5"/>
    <w:rsid w:val="00E82FF0"/>
    <w:rsid w:val="00E9185A"/>
    <w:rsid w:val="00EA13A2"/>
    <w:rsid w:val="00EA195D"/>
    <w:rsid w:val="00EA35EF"/>
    <w:rsid w:val="00EA7DD4"/>
    <w:rsid w:val="00EC1217"/>
    <w:rsid w:val="00EC25DC"/>
    <w:rsid w:val="00ED1D87"/>
    <w:rsid w:val="00ED4479"/>
    <w:rsid w:val="00ED4CED"/>
    <w:rsid w:val="00ED5122"/>
    <w:rsid w:val="00EF0C33"/>
    <w:rsid w:val="00EF1418"/>
    <w:rsid w:val="00F01A18"/>
    <w:rsid w:val="00F1355C"/>
    <w:rsid w:val="00F13E06"/>
    <w:rsid w:val="00F151A5"/>
    <w:rsid w:val="00F2668F"/>
    <w:rsid w:val="00F276C6"/>
    <w:rsid w:val="00F31B75"/>
    <w:rsid w:val="00F31F5F"/>
    <w:rsid w:val="00F40AD2"/>
    <w:rsid w:val="00F53531"/>
    <w:rsid w:val="00F55121"/>
    <w:rsid w:val="00F668D2"/>
    <w:rsid w:val="00F735B5"/>
    <w:rsid w:val="00F82CDB"/>
    <w:rsid w:val="00F932BE"/>
    <w:rsid w:val="00F95BE2"/>
    <w:rsid w:val="00FA0786"/>
    <w:rsid w:val="00FA46AB"/>
    <w:rsid w:val="00FA4BBE"/>
    <w:rsid w:val="00FC2CCE"/>
    <w:rsid w:val="00FC61DC"/>
    <w:rsid w:val="00FD0622"/>
    <w:rsid w:val="00FD2645"/>
    <w:rsid w:val="00FE381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108BD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3.wmf"/><Relationship Id="rId84" Type="http://schemas.openxmlformats.org/officeDocument/2006/relationships/image" Target="media/image44.wmf"/><Relationship Id="rId138" Type="http://schemas.openxmlformats.org/officeDocument/2006/relationships/image" Target="media/image71.wmf"/><Relationship Id="rId159" Type="http://schemas.openxmlformats.org/officeDocument/2006/relationships/image" Target="media/image82.wmf"/><Relationship Id="rId170" Type="http://schemas.openxmlformats.org/officeDocument/2006/relationships/image" Target="media/image88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226" Type="http://schemas.openxmlformats.org/officeDocument/2006/relationships/image" Target="media/image117.wmf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wmf"/><Relationship Id="rId74" Type="http://schemas.openxmlformats.org/officeDocument/2006/relationships/image" Target="media/image39.wmf"/><Relationship Id="rId128" Type="http://schemas.openxmlformats.org/officeDocument/2006/relationships/image" Target="media/image66.wmf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1.bin"/><Relationship Id="rId181" Type="http://schemas.openxmlformats.org/officeDocument/2006/relationships/image" Target="media/image94.wmf"/><Relationship Id="rId216" Type="http://schemas.openxmlformats.org/officeDocument/2006/relationships/image" Target="media/image112.wmf"/><Relationship Id="rId22" Type="http://schemas.openxmlformats.org/officeDocument/2006/relationships/image" Target="media/image9.wmf"/><Relationship Id="rId43" Type="http://schemas.openxmlformats.org/officeDocument/2006/relationships/image" Target="media/image20.png"/><Relationship Id="rId64" Type="http://schemas.openxmlformats.org/officeDocument/2006/relationships/oleObject" Target="embeddings/oleObject24.bin"/><Relationship Id="rId118" Type="http://schemas.openxmlformats.org/officeDocument/2006/relationships/image" Target="media/image61.wmf"/><Relationship Id="rId139" Type="http://schemas.openxmlformats.org/officeDocument/2006/relationships/oleObject" Target="embeddings/oleObject61.bin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6.bin"/><Relationship Id="rId171" Type="http://schemas.openxmlformats.org/officeDocument/2006/relationships/oleObject" Target="embeddings/oleObject76.bin"/><Relationship Id="rId192" Type="http://schemas.openxmlformats.org/officeDocument/2006/relationships/image" Target="media/image100.wmf"/><Relationship Id="rId206" Type="http://schemas.openxmlformats.org/officeDocument/2006/relationships/image" Target="media/image107.wmf"/><Relationship Id="rId227" Type="http://schemas.openxmlformats.org/officeDocument/2006/relationships/oleObject" Target="embeddings/oleObject103.bin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6.wmf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0.bin"/><Relationship Id="rId75" Type="http://schemas.openxmlformats.org/officeDocument/2006/relationships/oleObject" Target="embeddings/oleObject29.bin"/><Relationship Id="rId96" Type="http://schemas.openxmlformats.org/officeDocument/2006/relationships/image" Target="media/image50.wmf"/><Relationship Id="rId140" Type="http://schemas.openxmlformats.org/officeDocument/2006/relationships/image" Target="media/image72.wmf"/><Relationship Id="rId161" Type="http://schemas.openxmlformats.org/officeDocument/2006/relationships/image" Target="media/image83.wmf"/><Relationship Id="rId182" Type="http://schemas.openxmlformats.org/officeDocument/2006/relationships/oleObject" Target="embeddings/oleObject81.bin"/><Relationship Id="rId217" Type="http://schemas.openxmlformats.org/officeDocument/2006/relationships/oleObject" Target="embeddings/oleObject98.bin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1.bin"/><Relationship Id="rId44" Type="http://schemas.openxmlformats.org/officeDocument/2006/relationships/image" Target="media/image21.png"/><Relationship Id="rId65" Type="http://schemas.openxmlformats.org/officeDocument/2006/relationships/image" Target="media/image34.wmf"/><Relationship Id="rId86" Type="http://schemas.openxmlformats.org/officeDocument/2006/relationships/image" Target="media/image45.wmf"/><Relationship Id="rId130" Type="http://schemas.openxmlformats.org/officeDocument/2006/relationships/image" Target="media/image67.wmf"/><Relationship Id="rId151" Type="http://schemas.openxmlformats.org/officeDocument/2006/relationships/image" Target="media/image78.wmf"/><Relationship Id="rId172" Type="http://schemas.openxmlformats.org/officeDocument/2006/relationships/image" Target="media/image89.wmf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228" Type="http://schemas.openxmlformats.org/officeDocument/2006/relationships/image" Target="media/image118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8.jpeg"/><Relationship Id="rId76" Type="http://schemas.openxmlformats.org/officeDocument/2006/relationships/image" Target="media/image40.wmf"/><Relationship Id="rId97" Type="http://schemas.openxmlformats.org/officeDocument/2006/relationships/oleObject" Target="embeddings/oleObject40.bin"/><Relationship Id="rId120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162" Type="http://schemas.openxmlformats.org/officeDocument/2006/relationships/oleObject" Target="embeddings/oleObject72.bin"/><Relationship Id="rId183" Type="http://schemas.openxmlformats.org/officeDocument/2006/relationships/image" Target="media/image95.wmf"/><Relationship Id="rId218" Type="http://schemas.openxmlformats.org/officeDocument/2006/relationships/image" Target="media/image113.wmf"/><Relationship Id="rId24" Type="http://schemas.openxmlformats.org/officeDocument/2006/relationships/image" Target="media/image10.wmf"/><Relationship Id="rId45" Type="http://schemas.openxmlformats.org/officeDocument/2006/relationships/image" Target="media/image22.png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57.wmf"/><Relationship Id="rId131" Type="http://schemas.openxmlformats.org/officeDocument/2006/relationships/oleObject" Target="embeddings/oleObject57.bin"/><Relationship Id="rId152" Type="http://schemas.openxmlformats.org/officeDocument/2006/relationships/oleObject" Target="embeddings/oleObject67.bin"/><Relationship Id="rId173" Type="http://schemas.openxmlformats.org/officeDocument/2006/relationships/oleObject" Target="embeddings/oleObject77.bin"/><Relationship Id="rId194" Type="http://schemas.openxmlformats.org/officeDocument/2006/relationships/image" Target="media/image101.wmf"/><Relationship Id="rId208" Type="http://schemas.openxmlformats.org/officeDocument/2006/relationships/image" Target="media/image108.wmf"/><Relationship Id="rId229" Type="http://schemas.openxmlformats.org/officeDocument/2006/relationships/oleObject" Target="embeddings/oleObject104.bin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2.wmf"/><Relationship Id="rId8" Type="http://schemas.openxmlformats.org/officeDocument/2006/relationships/image" Target="media/image1.png"/><Relationship Id="rId98" Type="http://schemas.openxmlformats.org/officeDocument/2006/relationships/image" Target="media/image51.wmf"/><Relationship Id="rId121" Type="http://schemas.openxmlformats.org/officeDocument/2006/relationships/oleObject" Target="embeddings/oleObject52.bin"/><Relationship Id="rId142" Type="http://schemas.openxmlformats.org/officeDocument/2006/relationships/image" Target="media/image73.png"/><Relationship Id="rId163" Type="http://schemas.openxmlformats.org/officeDocument/2006/relationships/image" Target="media/image84.wmf"/><Relationship Id="rId184" Type="http://schemas.openxmlformats.org/officeDocument/2006/relationships/oleObject" Target="embeddings/oleObject82.bin"/><Relationship Id="rId219" Type="http://schemas.openxmlformats.org/officeDocument/2006/relationships/oleObject" Target="embeddings/oleObject99.bin"/><Relationship Id="rId230" Type="http://schemas.openxmlformats.org/officeDocument/2006/relationships/image" Target="media/image11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3.png"/><Relationship Id="rId67" Type="http://schemas.openxmlformats.org/officeDocument/2006/relationships/image" Target="media/image35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8.wmf"/><Relationship Id="rId153" Type="http://schemas.openxmlformats.org/officeDocument/2006/relationships/oleObject" Target="embeddings/oleObject68.bin"/><Relationship Id="rId174" Type="http://schemas.openxmlformats.org/officeDocument/2006/relationships/image" Target="media/image90.wmf"/><Relationship Id="rId179" Type="http://schemas.openxmlformats.org/officeDocument/2006/relationships/image" Target="media/image93.wmf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190" Type="http://schemas.openxmlformats.org/officeDocument/2006/relationships/image" Target="media/image99.wmf"/><Relationship Id="rId204" Type="http://schemas.openxmlformats.org/officeDocument/2006/relationships/image" Target="media/image106.wmf"/><Relationship Id="rId220" Type="http://schemas.openxmlformats.org/officeDocument/2006/relationships/image" Target="media/image114.wmf"/><Relationship Id="rId225" Type="http://schemas.openxmlformats.org/officeDocument/2006/relationships/oleObject" Target="embeddings/oleObject102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3.wmf"/><Relationship Id="rId143" Type="http://schemas.openxmlformats.org/officeDocument/2006/relationships/image" Target="media/image74.wmf"/><Relationship Id="rId148" Type="http://schemas.openxmlformats.org/officeDocument/2006/relationships/oleObject" Target="embeddings/oleObject65.bin"/><Relationship Id="rId164" Type="http://schemas.openxmlformats.org/officeDocument/2006/relationships/oleObject" Target="embeddings/oleObject73.bin"/><Relationship Id="rId169" Type="http://schemas.openxmlformats.org/officeDocument/2006/relationships/image" Target="media/image87.png"/><Relationship Id="rId185" Type="http://schemas.openxmlformats.org/officeDocument/2006/relationships/image" Target="media/image96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0.bin"/><Relationship Id="rId210" Type="http://schemas.openxmlformats.org/officeDocument/2006/relationships/image" Target="media/image109.wmf"/><Relationship Id="rId215" Type="http://schemas.openxmlformats.org/officeDocument/2006/relationships/oleObject" Target="embeddings/oleObject97.bin"/><Relationship Id="rId26" Type="http://schemas.openxmlformats.org/officeDocument/2006/relationships/image" Target="media/image11.png"/><Relationship Id="rId231" Type="http://schemas.openxmlformats.org/officeDocument/2006/relationships/oleObject" Target="embeddings/oleObject105.bin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6.bin"/><Relationship Id="rId112" Type="http://schemas.openxmlformats.org/officeDocument/2006/relationships/image" Target="media/image58.wmf"/><Relationship Id="rId133" Type="http://schemas.openxmlformats.org/officeDocument/2006/relationships/oleObject" Target="embeddings/oleObject58.bin"/><Relationship Id="rId154" Type="http://schemas.openxmlformats.org/officeDocument/2006/relationships/image" Target="media/image79.wmf"/><Relationship Id="rId175" Type="http://schemas.openxmlformats.org/officeDocument/2006/relationships/oleObject" Target="embeddings/oleObject78.bin"/><Relationship Id="rId196" Type="http://schemas.openxmlformats.org/officeDocument/2006/relationships/image" Target="media/image102.wmf"/><Relationship Id="rId200" Type="http://schemas.openxmlformats.org/officeDocument/2006/relationships/image" Target="media/image104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0.bin"/><Relationship Id="rId37" Type="http://schemas.openxmlformats.org/officeDocument/2006/relationships/image" Target="media/image17.wmf"/><Relationship Id="rId58" Type="http://schemas.openxmlformats.org/officeDocument/2006/relationships/image" Target="media/image30.png"/><Relationship Id="rId79" Type="http://schemas.openxmlformats.org/officeDocument/2006/relationships/oleObject" Target="embeddings/oleObject31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3.bin"/><Relationship Id="rId144" Type="http://schemas.openxmlformats.org/officeDocument/2006/relationships/oleObject" Target="embeddings/oleObject63.bin"/><Relationship Id="rId90" Type="http://schemas.openxmlformats.org/officeDocument/2006/relationships/image" Target="media/image47.wmf"/><Relationship Id="rId165" Type="http://schemas.openxmlformats.org/officeDocument/2006/relationships/image" Target="media/image85.wmf"/><Relationship Id="rId186" Type="http://schemas.openxmlformats.org/officeDocument/2006/relationships/oleObject" Target="embeddings/oleObject83.bin"/><Relationship Id="rId211" Type="http://schemas.openxmlformats.org/officeDocument/2006/relationships/oleObject" Target="embeddings/oleObject95.bin"/><Relationship Id="rId232" Type="http://schemas.openxmlformats.org/officeDocument/2006/relationships/footer" Target="footer1.xml"/><Relationship Id="rId27" Type="http://schemas.openxmlformats.org/officeDocument/2006/relationships/image" Target="media/image12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8.bin"/><Relationship Id="rId134" Type="http://schemas.openxmlformats.org/officeDocument/2006/relationships/image" Target="media/image69.wmf"/><Relationship Id="rId80" Type="http://schemas.openxmlformats.org/officeDocument/2006/relationships/image" Target="media/image42.wmf"/><Relationship Id="rId155" Type="http://schemas.openxmlformats.org/officeDocument/2006/relationships/oleObject" Target="embeddings/oleObject69.bin"/><Relationship Id="rId176" Type="http://schemas.openxmlformats.org/officeDocument/2006/relationships/image" Target="media/image91.png"/><Relationship Id="rId197" Type="http://schemas.openxmlformats.org/officeDocument/2006/relationships/oleObject" Target="embeddings/oleObject88.bin"/><Relationship Id="rId201" Type="http://schemas.openxmlformats.org/officeDocument/2006/relationships/oleObject" Target="embeddings/oleObject90.bin"/><Relationship Id="rId222" Type="http://schemas.openxmlformats.org/officeDocument/2006/relationships/image" Target="media/image115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3.bin"/><Relationship Id="rId124" Type="http://schemas.openxmlformats.org/officeDocument/2006/relationships/image" Target="media/image64.wmf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4.bin"/><Relationship Id="rId187" Type="http://schemas.openxmlformats.org/officeDocument/2006/relationships/image" Target="media/image97.png"/><Relationship Id="rId1" Type="http://schemas.openxmlformats.org/officeDocument/2006/relationships/customXml" Target="../customXml/item1.xml"/><Relationship Id="rId212" Type="http://schemas.openxmlformats.org/officeDocument/2006/relationships/image" Target="media/image110.wmf"/><Relationship Id="rId233" Type="http://schemas.openxmlformats.org/officeDocument/2006/relationships/fontTable" Target="fontTable.xml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image" Target="media/image59.wmf"/><Relationship Id="rId60" Type="http://schemas.openxmlformats.org/officeDocument/2006/relationships/oleObject" Target="embeddings/oleObject22.bin"/><Relationship Id="rId81" Type="http://schemas.openxmlformats.org/officeDocument/2006/relationships/oleObject" Target="embeddings/oleObject32.bin"/><Relationship Id="rId135" Type="http://schemas.openxmlformats.org/officeDocument/2006/relationships/oleObject" Target="embeddings/oleObject59.bin"/><Relationship Id="rId156" Type="http://schemas.openxmlformats.org/officeDocument/2006/relationships/image" Target="media/image80.wmf"/><Relationship Id="rId177" Type="http://schemas.openxmlformats.org/officeDocument/2006/relationships/image" Target="media/image92.wmf"/><Relationship Id="rId198" Type="http://schemas.openxmlformats.org/officeDocument/2006/relationships/image" Target="media/image103.wmf"/><Relationship Id="rId202" Type="http://schemas.openxmlformats.org/officeDocument/2006/relationships/image" Target="media/image105.wmf"/><Relationship Id="rId223" Type="http://schemas.openxmlformats.org/officeDocument/2006/relationships/oleObject" Target="embeddings/oleObject101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54.wmf"/><Relationship Id="rId125" Type="http://schemas.openxmlformats.org/officeDocument/2006/relationships/oleObject" Target="embeddings/oleObject54.bin"/><Relationship Id="rId146" Type="http://schemas.openxmlformats.org/officeDocument/2006/relationships/oleObject" Target="embeddings/oleObject64.bin"/><Relationship Id="rId167" Type="http://schemas.openxmlformats.org/officeDocument/2006/relationships/image" Target="media/image86.wmf"/><Relationship Id="rId188" Type="http://schemas.openxmlformats.org/officeDocument/2006/relationships/image" Target="media/image98.wmf"/><Relationship Id="rId71" Type="http://schemas.openxmlformats.org/officeDocument/2006/relationships/image" Target="media/image37.png"/><Relationship Id="rId92" Type="http://schemas.openxmlformats.org/officeDocument/2006/relationships/image" Target="media/image48.wmf"/><Relationship Id="rId213" Type="http://schemas.openxmlformats.org/officeDocument/2006/relationships/oleObject" Target="embeddings/oleObject96.bin"/><Relationship Id="rId234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49.bin"/><Relationship Id="rId136" Type="http://schemas.openxmlformats.org/officeDocument/2006/relationships/image" Target="media/image70.wmf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79.bin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6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4.bin"/><Relationship Id="rId126" Type="http://schemas.openxmlformats.org/officeDocument/2006/relationships/image" Target="media/image65.wmf"/><Relationship Id="rId147" Type="http://schemas.openxmlformats.org/officeDocument/2006/relationships/image" Target="media/image76.wmf"/><Relationship Id="rId168" Type="http://schemas.openxmlformats.org/officeDocument/2006/relationships/oleObject" Target="embeddings/oleObject75.bin"/><Relationship Id="rId51" Type="http://schemas.openxmlformats.org/officeDocument/2006/relationships/image" Target="media/image26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8.bin"/><Relationship Id="rId189" Type="http://schemas.openxmlformats.org/officeDocument/2006/relationships/oleObject" Target="embeddings/oleObject84.bin"/><Relationship Id="rId3" Type="http://schemas.openxmlformats.org/officeDocument/2006/relationships/styles" Target="styles.xml"/><Relationship Id="rId214" Type="http://schemas.openxmlformats.org/officeDocument/2006/relationships/image" Target="media/image111.wmf"/><Relationship Id="rId235" Type="http://schemas.openxmlformats.org/officeDocument/2006/relationships/theme" Target="theme/theme1.xml"/><Relationship Id="rId116" Type="http://schemas.openxmlformats.org/officeDocument/2006/relationships/image" Target="media/image60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27</Pages>
  <Words>3205</Words>
  <Characters>18273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462</cp:revision>
  <cp:lastPrinted>2020-12-24T16:33:00Z</cp:lastPrinted>
  <dcterms:created xsi:type="dcterms:W3CDTF">2020-12-05T08:40:00Z</dcterms:created>
  <dcterms:modified xsi:type="dcterms:W3CDTF">2020-12-24T18:51:00Z</dcterms:modified>
</cp:coreProperties>
</file>